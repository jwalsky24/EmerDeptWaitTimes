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4D33B3" w14:textId="77777777" w:rsidR="009F5EAB" w:rsidRPr="00901BEC" w:rsidRDefault="009F5EAB" w:rsidP="009F5EAB">
      <w:pPr>
        <w:pBdr>
          <w:bottom w:val="single" w:sz="12" w:space="1" w:color="auto"/>
        </w:pBdr>
        <w:rPr>
          <w:rFonts w:ascii="Cambria" w:hAnsi="Cambria"/>
        </w:rPr>
      </w:pPr>
    </w:p>
    <w:p w14:paraId="20C50A6F" w14:textId="77777777" w:rsidR="009F5EAB" w:rsidRPr="00901BEC" w:rsidRDefault="009F5EAB" w:rsidP="009F5EAB">
      <w:pPr>
        <w:pBdr>
          <w:bottom w:val="single" w:sz="12" w:space="1" w:color="auto"/>
        </w:pBdr>
        <w:rPr>
          <w:rFonts w:ascii="Cambria" w:hAnsi="Cambria"/>
        </w:rPr>
      </w:pPr>
    </w:p>
    <w:p w14:paraId="422E04D6" w14:textId="77777777" w:rsidR="009F5EAB" w:rsidRPr="00901BEC" w:rsidRDefault="009F5EAB" w:rsidP="009F5EAB">
      <w:pPr>
        <w:spacing w:before="240" w:line="240" w:lineRule="auto"/>
        <w:jc w:val="center"/>
        <w:rPr>
          <w:rFonts w:ascii="Cambria" w:hAnsi="Cambria"/>
          <w:sz w:val="44"/>
          <w:szCs w:val="44"/>
        </w:rPr>
      </w:pPr>
      <w:r w:rsidRPr="00901BEC">
        <w:rPr>
          <w:rFonts w:ascii="Cambria" w:hAnsi="Cambria"/>
          <w:sz w:val="44"/>
          <w:szCs w:val="44"/>
        </w:rPr>
        <w:t>Nonlinear Models of Race-Related</w:t>
      </w:r>
    </w:p>
    <w:p w14:paraId="7A7C6EA3" w14:textId="77777777" w:rsidR="009F5EAB" w:rsidRPr="00901BEC" w:rsidRDefault="009F5EAB" w:rsidP="009F5EAB">
      <w:pPr>
        <w:spacing w:line="240" w:lineRule="auto"/>
        <w:jc w:val="center"/>
        <w:rPr>
          <w:rFonts w:ascii="Cambria" w:hAnsi="Cambria"/>
          <w:sz w:val="44"/>
          <w:szCs w:val="44"/>
        </w:rPr>
      </w:pPr>
      <w:r w:rsidRPr="00901BEC">
        <w:rPr>
          <w:rFonts w:ascii="Cambria" w:hAnsi="Cambria"/>
          <w:sz w:val="44"/>
          <w:szCs w:val="44"/>
        </w:rPr>
        <w:t xml:space="preserve">Disparities in Emergency Department </w:t>
      </w:r>
    </w:p>
    <w:p w14:paraId="12AD6ECF" w14:textId="77777777" w:rsidR="009F5EAB" w:rsidRPr="00901BEC" w:rsidRDefault="009F5EAB" w:rsidP="009F5EAB">
      <w:pPr>
        <w:pBdr>
          <w:bottom w:val="single" w:sz="12" w:space="1" w:color="auto"/>
        </w:pBdr>
        <w:spacing w:line="240" w:lineRule="auto"/>
        <w:jc w:val="center"/>
        <w:rPr>
          <w:rFonts w:ascii="Cambria" w:hAnsi="Cambria"/>
          <w:sz w:val="44"/>
          <w:szCs w:val="44"/>
        </w:rPr>
      </w:pPr>
      <w:r w:rsidRPr="00901BEC">
        <w:rPr>
          <w:rFonts w:ascii="Cambria" w:hAnsi="Cambria"/>
          <w:sz w:val="44"/>
          <w:szCs w:val="44"/>
        </w:rPr>
        <w:t>Length of Stay at U.S. Hospitals</w:t>
      </w:r>
    </w:p>
    <w:p w14:paraId="2280BDF6" w14:textId="77777777" w:rsidR="009F5EAB" w:rsidRPr="00901BEC" w:rsidRDefault="009F5EAB" w:rsidP="009F5EAB">
      <w:pPr>
        <w:pBdr>
          <w:bottom w:val="single" w:sz="12" w:space="1" w:color="auto"/>
        </w:pBdr>
        <w:spacing w:line="240" w:lineRule="auto"/>
        <w:rPr>
          <w:rFonts w:ascii="Cambria" w:hAnsi="Cambria"/>
          <w:sz w:val="12"/>
          <w:szCs w:val="12"/>
        </w:rPr>
      </w:pPr>
    </w:p>
    <w:p w14:paraId="40045A23" w14:textId="77777777" w:rsidR="009F5EAB" w:rsidRPr="00901BEC" w:rsidRDefault="009F5EAB" w:rsidP="009F5EAB">
      <w:pPr>
        <w:jc w:val="center"/>
        <w:rPr>
          <w:rFonts w:ascii="Cambria" w:hAnsi="Cambria"/>
        </w:rPr>
      </w:pPr>
    </w:p>
    <w:p w14:paraId="0202CD68" w14:textId="77777777" w:rsidR="009F5EAB" w:rsidRPr="00901BEC" w:rsidRDefault="009F5EAB" w:rsidP="009F5EAB">
      <w:pPr>
        <w:jc w:val="center"/>
        <w:rPr>
          <w:rFonts w:ascii="Cambria" w:hAnsi="Cambria"/>
        </w:rPr>
      </w:pPr>
    </w:p>
    <w:p w14:paraId="408EB658" w14:textId="77777777" w:rsidR="009F5EAB" w:rsidRPr="00901BEC" w:rsidRDefault="009F5EAB" w:rsidP="009F5EAB">
      <w:pPr>
        <w:jc w:val="center"/>
        <w:rPr>
          <w:rFonts w:ascii="Cambria" w:hAnsi="Cambria"/>
          <w:sz w:val="36"/>
          <w:szCs w:val="36"/>
        </w:rPr>
      </w:pPr>
      <w:r w:rsidRPr="00901BEC">
        <w:rPr>
          <w:rFonts w:ascii="Cambria" w:hAnsi="Cambria"/>
          <w:sz w:val="36"/>
          <w:szCs w:val="36"/>
        </w:rPr>
        <w:t>Jonathan M. Wall</w:t>
      </w:r>
      <w:r>
        <w:rPr>
          <w:rFonts w:ascii="Cambria" w:hAnsi="Cambria"/>
          <w:sz w:val="36"/>
          <w:szCs w:val="36"/>
        </w:rPr>
        <w:softHyphen/>
      </w:r>
      <w:r>
        <w:rPr>
          <w:rFonts w:ascii="Cambria" w:hAnsi="Cambria"/>
          <w:sz w:val="36"/>
          <w:szCs w:val="36"/>
        </w:rPr>
        <w:softHyphen/>
      </w:r>
      <w:r>
        <w:rPr>
          <w:rFonts w:ascii="Cambria" w:hAnsi="Cambria"/>
          <w:sz w:val="36"/>
          <w:szCs w:val="36"/>
        </w:rPr>
        <w:softHyphen/>
      </w:r>
    </w:p>
    <w:p w14:paraId="3DF62437" w14:textId="77777777" w:rsidR="009F5EAB" w:rsidRPr="00901BEC" w:rsidRDefault="009F5EAB" w:rsidP="009F5EAB">
      <w:pPr>
        <w:jc w:val="center"/>
        <w:rPr>
          <w:rFonts w:ascii="Cambria" w:hAnsi="Cambria"/>
        </w:rPr>
      </w:pPr>
    </w:p>
    <w:p w14:paraId="26D81F15" w14:textId="77777777" w:rsidR="009F5EAB" w:rsidRPr="00901BEC" w:rsidRDefault="009F5EAB" w:rsidP="009F5EAB">
      <w:pPr>
        <w:jc w:val="center"/>
        <w:rPr>
          <w:rFonts w:ascii="Cambria" w:hAnsi="Cambria"/>
          <w:sz w:val="32"/>
          <w:szCs w:val="32"/>
        </w:rPr>
      </w:pPr>
    </w:p>
    <w:p w14:paraId="4C2D3EF2" w14:textId="77777777" w:rsidR="009F5EAB" w:rsidRPr="00901BEC" w:rsidRDefault="009F5EAB" w:rsidP="009F5EAB">
      <w:pPr>
        <w:jc w:val="center"/>
        <w:rPr>
          <w:rFonts w:ascii="Cambria" w:hAnsi="Cambria"/>
          <w:sz w:val="32"/>
          <w:szCs w:val="32"/>
        </w:rPr>
      </w:pPr>
      <w:r w:rsidRPr="00901BEC">
        <w:rPr>
          <w:rFonts w:ascii="Cambria" w:hAnsi="Cambria"/>
          <w:noProof/>
        </w:rPr>
        <w:drawing>
          <wp:inline distT="0" distB="0" distL="0" distR="0" wp14:anchorId="4E29DCB2" wp14:editId="3704743A">
            <wp:extent cx="1290236" cy="1507067"/>
            <wp:effectExtent l="0" t="0" r="5715" b="0"/>
            <wp:docPr id="59" name="Picture 59" descr="Crest of the University of St Andr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st of the University of St Andre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4881" cy="1512493"/>
                    </a:xfrm>
                    <a:prstGeom prst="rect">
                      <a:avLst/>
                    </a:prstGeom>
                    <a:noFill/>
                    <a:ln>
                      <a:noFill/>
                    </a:ln>
                  </pic:spPr>
                </pic:pic>
              </a:graphicData>
            </a:graphic>
          </wp:inline>
        </w:drawing>
      </w:r>
    </w:p>
    <w:p w14:paraId="7ED4AD57" w14:textId="77777777" w:rsidR="009F5EAB" w:rsidRPr="00901BEC" w:rsidRDefault="009F5EAB" w:rsidP="009F5EAB">
      <w:pPr>
        <w:jc w:val="center"/>
        <w:rPr>
          <w:rFonts w:ascii="Cambria" w:hAnsi="Cambria"/>
          <w:sz w:val="24"/>
          <w:szCs w:val="24"/>
        </w:rPr>
      </w:pPr>
    </w:p>
    <w:p w14:paraId="400AE43B" w14:textId="77777777" w:rsidR="009F5EAB" w:rsidRPr="00901BEC" w:rsidRDefault="009F5EAB" w:rsidP="009F5EAB">
      <w:pPr>
        <w:jc w:val="center"/>
        <w:rPr>
          <w:rFonts w:ascii="Cambria" w:hAnsi="Cambria"/>
          <w:sz w:val="24"/>
          <w:szCs w:val="24"/>
        </w:rPr>
      </w:pPr>
    </w:p>
    <w:p w14:paraId="7CE28E8F" w14:textId="77777777" w:rsidR="009F5EAB" w:rsidRPr="00901BEC" w:rsidRDefault="009F5EAB" w:rsidP="009F5EAB">
      <w:pPr>
        <w:pStyle w:val="NoSpacing"/>
        <w:jc w:val="center"/>
        <w:rPr>
          <w:rFonts w:ascii="Cambria" w:hAnsi="Cambria"/>
        </w:rPr>
      </w:pPr>
      <w:r w:rsidRPr="00901BEC">
        <w:rPr>
          <w:rFonts w:ascii="Cambria" w:hAnsi="Cambria"/>
        </w:rPr>
        <w:t xml:space="preserve">A dissertation submitted to the University of St. Andrews for the Degree of </w:t>
      </w:r>
    </w:p>
    <w:p w14:paraId="1A841011" w14:textId="77777777" w:rsidR="009F5EAB" w:rsidRPr="00901BEC" w:rsidRDefault="009F5EAB" w:rsidP="009F5EAB">
      <w:pPr>
        <w:pStyle w:val="NoSpacing"/>
        <w:jc w:val="center"/>
        <w:rPr>
          <w:rFonts w:ascii="Cambria" w:hAnsi="Cambria"/>
        </w:rPr>
      </w:pPr>
      <w:r w:rsidRPr="00901BEC">
        <w:rPr>
          <w:rFonts w:ascii="Cambria" w:hAnsi="Cambria"/>
        </w:rPr>
        <w:t xml:space="preserve">Master of Science (MSc) in </w:t>
      </w:r>
    </w:p>
    <w:p w14:paraId="5769296D" w14:textId="77777777" w:rsidR="009F5EAB" w:rsidRPr="00901BEC" w:rsidRDefault="009F5EAB" w:rsidP="009F5EAB">
      <w:pPr>
        <w:pStyle w:val="NoSpacing"/>
        <w:jc w:val="center"/>
        <w:rPr>
          <w:rFonts w:ascii="Cambria" w:hAnsi="Cambria"/>
        </w:rPr>
      </w:pPr>
      <w:r w:rsidRPr="00901BEC">
        <w:rPr>
          <w:rFonts w:ascii="Cambria" w:hAnsi="Cambria"/>
        </w:rPr>
        <w:t>Applied Statistics and Datamining</w:t>
      </w:r>
    </w:p>
    <w:p w14:paraId="78671ED9" w14:textId="77777777" w:rsidR="009F5EAB" w:rsidRPr="00901BEC" w:rsidRDefault="009F5EAB" w:rsidP="009F5EAB">
      <w:pPr>
        <w:pStyle w:val="NoSpacing"/>
        <w:jc w:val="center"/>
        <w:rPr>
          <w:rFonts w:ascii="Cambria" w:hAnsi="Cambria"/>
        </w:rPr>
      </w:pPr>
    </w:p>
    <w:p w14:paraId="27176C63" w14:textId="77777777" w:rsidR="009F5EAB" w:rsidRPr="00901BEC" w:rsidRDefault="009F5EAB" w:rsidP="009F5EAB">
      <w:pPr>
        <w:pStyle w:val="NoSpacing"/>
        <w:rPr>
          <w:rFonts w:ascii="Cambria" w:hAnsi="Cambria"/>
        </w:rPr>
      </w:pPr>
    </w:p>
    <w:p w14:paraId="48A5C7B0" w14:textId="77777777" w:rsidR="009F5EAB" w:rsidRPr="00901BEC" w:rsidRDefault="009F5EAB" w:rsidP="009F5EAB">
      <w:pPr>
        <w:pStyle w:val="NoSpacing"/>
        <w:jc w:val="center"/>
        <w:rPr>
          <w:rFonts w:ascii="Cambria" w:hAnsi="Cambria"/>
        </w:rPr>
      </w:pPr>
      <w:r w:rsidRPr="00901BEC">
        <w:rPr>
          <w:rFonts w:ascii="Cambria" w:hAnsi="Cambria"/>
        </w:rPr>
        <w:t>August 2020</w:t>
      </w:r>
    </w:p>
    <w:p w14:paraId="1AEA8DD8" w14:textId="77777777" w:rsidR="009F5EAB" w:rsidRPr="00901BEC" w:rsidRDefault="009F5EAB" w:rsidP="009F5EAB">
      <w:pPr>
        <w:jc w:val="center"/>
        <w:rPr>
          <w:rFonts w:ascii="Cambria" w:hAnsi="Cambria"/>
        </w:rPr>
      </w:pPr>
    </w:p>
    <w:p w14:paraId="33506851" w14:textId="77777777" w:rsidR="009F5EAB" w:rsidRPr="00901BEC" w:rsidRDefault="009F5EAB" w:rsidP="009F5EAB">
      <w:pPr>
        <w:jc w:val="center"/>
        <w:rPr>
          <w:rFonts w:ascii="Cambria" w:hAnsi="Cambria"/>
        </w:rPr>
      </w:pPr>
      <w:r w:rsidRPr="00901BEC">
        <w:rPr>
          <w:rFonts w:ascii="Cambria" w:hAnsi="Cambria"/>
        </w:rPr>
        <w:t xml:space="preserve">Supervisor: </w:t>
      </w:r>
      <w:r w:rsidRPr="00901BEC">
        <w:rPr>
          <w:rFonts w:ascii="Cambria" w:hAnsi="Cambria"/>
        </w:rPr>
        <w:br/>
        <w:t>Prof. David L. Borchers</w:t>
      </w:r>
    </w:p>
    <w:p w14:paraId="2EBEC4E4" w14:textId="77777777" w:rsidR="009F5EAB" w:rsidRPr="00901BEC" w:rsidRDefault="009F5EAB" w:rsidP="009F5EAB">
      <w:pPr>
        <w:rPr>
          <w:rFonts w:ascii="Cambria" w:hAnsi="Cambria"/>
        </w:rPr>
      </w:pPr>
      <w:r w:rsidRPr="00901BEC">
        <w:rPr>
          <w:rFonts w:ascii="Cambria" w:hAnsi="Cambria"/>
        </w:rPr>
        <w:br w:type="page"/>
      </w:r>
    </w:p>
    <w:p w14:paraId="67943405" w14:textId="77777777" w:rsidR="009F5EAB" w:rsidRPr="00901BEC" w:rsidRDefault="009F5EAB" w:rsidP="009F5EAB">
      <w:pPr>
        <w:jc w:val="both"/>
        <w:rPr>
          <w:rFonts w:ascii="Cambria" w:hAnsi="Cambria"/>
        </w:rPr>
      </w:pPr>
    </w:p>
    <w:p w14:paraId="3B9C91D0" w14:textId="77777777" w:rsidR="009F5EAB" w:rsidRPr="00901BEC" w:rsidRDefault="009F5EAB" w:rsidP="009F5EAB">
      <w:pPr>
        <w:jc w:val="both"/>
        <w:rPr>
          <w:rFonts w:ascii="Cambria" w:hAnsi="Cambria"/>
        </w:rPr>
      </w:pPr>
    </w:p>
    <w:p w14:paraId="0092A4EB" w14:textId="77777777" w:rsidR="009F5EAB" w:rsidRPr="00901BEC" w:rsidRDefault="009F5EAB" w:rsidP="009F5EAB">
      <w:pPr>
        <w:jc w:val="both"/>
        <w:rPr>
          <w:rFonts w:ascii="Cambria" w:hAnsi="Cambria"/>
        </w:rPr>
      </w:pPr>
    </w:p>
    <w:p w14:paraId="14CD825F" w14:textId="77777777" w:rsidR="009F5EAB" w:rsidRPr="00901BEC" w:rsidRDefault="009F5EAB" w:rsidP="009F5EAB">
      <w:pPr>
        <w:jc w:val="both"/>
        <w:rPr>
          <w:rFonts w:ascii="Cambria" w:hAnsi="Cambria"/>
        </w:rPr>
      </w:pPr>
    </w:p>
    <w:p w14:paraId="2B0F366E" w14:textId="1B290D09" w:rsidR="009F5EAB" w:rsidRPr="00901BEC" w:rsidRDefault="009F5EAB" w:rsidP="00F3024A">
      <w:pPr>
        <w:spacing w:line="276" w:lineRule="auto"/>
        <w:ind w:left="720" w:right="720"/>
        <w:jc w:val="both"/>
        <w:rPr>
          <w:rFonts w:ascii="Cambria" w:hAnsi="Cambria"/>
        </w:rPr>
      </w:pPr>
      <w:r w:rsidRPr="00901BEC">
        <w:rPr>
          <w:rFonts w:ascii="Cambria" w:hAnsi="Cambria"/>
        </w:rPr>
        <w:t xml:space="preserve">I hereby certify that this dissertation, which is approximately </w:t>
      </w:r>
      <w:r w:rsidR="00F3024A">
        <w:rPr>
          <w:rFonts w:ascii="Cambria" w:hAnsi="Cambria"/>
        </w:rPr>
        <w:t>12,000</w:t>
      </w:r>
      <w:r w:rsidR="006E7D79">
        <w:rPr>
          <w:rFonts w:ascii="Cambria" w:hAnsi="Cambria"/>
        </w:rPr>
        <w:t xml:space="preserve"> </w:t>
      </w:r>
      <w:r w:rsidRPr="00901BEC">
        <w:rPr>
          <w:rFonts w:ascii="Cambria" w:hAnsi="Cambria"/>
        </w:rPr>
        <w:t xml:space="preserve">words in length, has been composed by me, that it is the record of work carried out by me and that it has not been submitted in any previous application for a higher degree. </w:t>
      </w:r>
    </w:p>
    <w:p w14:paraId="01A7D69F" w14:textId="77777777" w:rsidR="009F5EAB" w:rsidRPr="00901BEC" w:rsidRDefault="009F5EAB" w:rsidP="00F3024A">
      <w:pPr>
        <w:spacing w:line="276" w:lineRule="auto"/>
        <w:ind w:left="720" w:right="720"/>
        <w:jc w:val="both"/>
        <w:rPr>
          <w:rFonts w:ascii="Cambria" w:hAnsi="Cambria"/>
        </w:rPr>
      </w:pPr>
      <w:r w:rsidRPr="00901BEC">
        <w:rPr>
          <w:rFonts w:ascii="Cambria" w:hAnsi="Cambria"/>
        </w:rPr>
        <w:t>This project was conducted by me at the University of St Andrews from June 2020 to August 2020 towards fulfilment of the requirements of the University of St Andrews for the degree of MSc Applied Statistics and Data Mining under the supervision of Dr. David L. Borchers.</w:t>
      </w:r>
    </w:p>
    <w:p w14:paraId="1EE13385" w14:textId="77777777" w:rsidR="009F5EAB" w:rsidRPr="00901BEC" w:rsidRDefault="009F5EAB" w:rsidP="00F3024A">
      <w:pPr>
        <w:spacing w:line="276" w:lineRule="auto"/>
        <w:ind w:left="720" w:right="720"/>
        <w:rPr>
          <w:rFonts w:ascii="Cambria" w:hAnsi="Cambria"/>
        </w:rPr>
      </w:pPr>
      <w:r w:rsidRPr="00901BEC">
        <w:rPr>
          <w:rFonts w:ascii="Cambria" w:hAnsi="Cambria"/>
        </w:rPr>
        <w:t>Signed,</w:t>
      </w:r>
    </w:p>
    <w:p w14:paraId="4082356B" w14:textId="77777777" w:rsidR="009F5EAB" w:rsidRPr="00901BEC" w:rsidRDefault="009F5EAB" w:rsidP="00F3024A">
      <w:pPr>
        <w:spacing w:line="276" w:lineRule="auto"/>
        <w:ind w:left="720" w:right="720"/>
        <w:rPr>
          <w:rFonts w:ascii="Cambria" w:hAnsi="Cambria"/>
        </w:rPr>
      </w:pPr>
    </w:p>
    <w:p w14:paraId="5E482B20" w14:textId="77777777" w:rsidR="009F5EAB" w:rsidRPr="00901BEC" w:rsidRDefault="009F5EAB" w:rsidP="00F3024A">
      <w:pPr>
        <w:spacing w:line="276" w:lineRule="auto"/>
        <w:ind w:left="720" w:right="720"/>
        <w:rPr>
          <w:rFonts w:ascii="Cambria" w:hAnsi="Cambria"/>
        </w:rPr>
      </w:pPr>
    </w:p>
    <w:p w14:paraId="11AB61FD" w14:textId="77777777" w:rsidR="009F5EAB" w:rsidRPr="00901BEC" w:rsidRDefault="009F5EAB" w:rsidP="00F3024A">
      <w:pPr>
        <w:spacing w:line="276" w:lineRule="auto"/>
        <w:ind w:left="720" w:right="720"/>
        <w:rPr>
          <w:rFonts w:ascii="Cambria" w:hAnsi="Cambria"/>
        </w:rPr>
      </w:pPr>
    </w:p>
    <w:p w14:paraId="76DAE7F2" w14:textId="77777777" w:rsidR="009F5EAB" w:rsidRPr="00901BEC" w:rsidRDefault="009F5EAB" w:rsidP="00F3024A">
      <w:pPr>
        <w:spacing w:line="276" w:lineRule="auto"/>
        <w:ind w:left="720" w:right="720"/>
        <w:rPr>
          <w:rFonts w:ascii="Cambria" w:hAnsi="Cambria"/>
        </w:rPr>
      </w:pPr>
    </w:p>
    <w:p w14:paraId="4701223B" w14:textId="77777777" w:rsidR="009F5EAB" w:rsidRPr="00901BEC" w:rsidRDefault="009F5EAB" w:rsidP="00F3024A">
      <w:pPr>
        <w:spacing w:line="276" w:lineRule="auto"/>
        <w:ind w:left="720" w:right="720"/>
        <w:rPr>
          <w:rFonts w:ascii="Cambria" w:hAnsi="Cambria"/>
        </w:rPr>
      </w:pPr>
      <w:r w:rsidRPr="00901BEC">
        <w:rPr>
          <w:rFonts w:ascii="Cambria" w:hAnsi="Cambria"/>
        </w:rPr>
        <w:t>Jonathan M. Wall</w:t>
      </w:r>
    </w:p>
    <w:p w14:paraId="118AF9E4" w14:textId="205555AC" w:rsidR="009F5EAB" w:rsidRPr="00901BEC" w:rsidRDefault="009F5EAB" w:rsidP="00F3024A">
      <w:pPr>
        <w:spacing w:line="276" w:lineRule="auto"/>
        <w:ind w:left="720" w:right="720"/>
        <w:rPr>
          <w:rFonts w:ascii="Cambria" w:hAnsi="Cambria"/>
        </w:rPr>
      </w:pPr>
      <w:r w:rsidRPr="00901BEC">
        <w:rPr>
          <w:rFonts w:ascii="Cambria" w:hAnsi="Cambria"/>
        </w:rPr>
        <w:t xml:space="preserve">Date: August </w:t>
      </w:r>
      <w:r w:rsidR="001071E0">
        <w:rPr>
          <w:rFonts w:ascii="Cambria" w:hAnsi="Cambria"/>
        </w:rPr>
        <w:t>31</w:t>
      </w:r>
      <w:r w:rsidRPr="00901BEC">
        <w:rPr>
          <w:rFonts w:ascii="Cambria" w:hAnsi="Cambria"/>
        </w:rPr>
        <w:t>, 2020</w:t>
      </w:r>
    </w:p>
    <w:p w14:paraId="1BA16C1C" w14:textId="77777777" w:rsidR="009F5EAB" w:rsidRPr="00901BEC" w:rsidRDefault="009F5EAB" w:rsidP="00A33A29">
      <w:pPr>
        <w:ind w:left="720" w:right="720"/>
        <w:rPr>
          <w:rFonts w:ascii="Cambria" w:hAnsi="Cambria"/>
        </w:rPr>
      </w:pPr>
      <w:r w:rsidRPr="00901BEC">
        <w:rPr>
          <w:rFonts w:ascii="Cambria" w:hAnsi="Cambria"/>
        </w:rPr>
        <w:br w:type="page"/>
      </w:r>
    </w:p>
    <w:p w14:paraId="1ABD1E34" w14:textId="77777777" w:rsidR="009F5EAB" w:rsidRPr="00901BEC" w:rsidRDefault="009F5EAB" w:rsidP="009F5EAB">
      <w:pPr>
        <w:jc w:val="center"/>
        <w:rPr>
          <w:rFonts w:ascii="Cambria" w:hAnsi="Cambria"/>
        </w:rPr>
      </w:pPr>
    </w:p>
    <w:p w14:paraId="643C74EC" w14:textId="77777777" w:rsidR="009F5EAB" w:rsidRPr="00901BEC" w:rsidRDefault="009F5EAB" w:rsidP="009F5EAB">
      <w:pPr>
        <w:jc w:val="center"/>
        <w:rPr>
          <w:rFonts w:ascii="Cambria" w:hAnsi="Cambria"/>
        </w:rPr>
      </w:pPr>
    </w:p>
    <w:p w14:paraId="7E5E7F3C" w14:textId="77777777" w:rsidR="009F5EAB" w:rsidRPr="00901BEC" w:rsidRDefault="009F5EAB" w:rsidP="009F5EAB">
      <w:pPr>
        <w:jc w:val="center"/>
        <w:rPr>
          <w:rFonts w:ascii="Cambria" w:hAnsi="Cambria"/>
        </w:rPr>
      </w:pPr>
    </w:p>
    <w:p w14:paraId="0A442A85" w14:textId="77777777" w:rsidR="009F5EAB" w:rsidRPr="00901BEC" w:rsidRDefault="009F5EAB" w:rsidP="009F5EAB">
      <w:pPr>
        <w:jc w:val="center"/>
        <w:rPr>
          <w:rFonts w:ascii="Cambria" w:hAnsi="Cambria"/>
        </w:rPr>
      </w:pPr>
      <w:r w:rsidRPr="00901BEC">
        <w:rPr>
          <w:rFonts w:ascii="Cambria" w:hAnsi="Cambria"/>
        </w:rPr>
        <w:t>This dissertation is dedicated to:</w:t>
      </w:r>
    </w:p>
    <w:p w14:paraId="741FDE65" w14:textId="77777777" w:rsidR="009F5EAB" w:rsidRPr="00901BEC" w:rsidRDefault="009F5EAB" w:rsidP="009F5EAB">
      <w:pPr>
        <w:jc w:val="center"/>
        <w:rPr>
          <w:rFonts w:ascii="Cambria" w:hAnsi="Cambria"/>
        </w:rPr>
      </w:pPr>
    </w:p>
    <w:p w14:paraId="05A3BDBC" w14:textId="77777777" w:rsidR="009F5EAB" w:rsidRPr="00901BEC" w:rsidRDefault="009F5EAB" w:rsidP="009F5EAB">
      <w:pPr>
        <w:jc w:val="center"/>
        <w:rPr>
          <w:rFonts w:ascii="Cambria" w:hAnsi="Cambria"/>
        </w:rPr>
      </w:pPr>
    </w:p>
    <w:p w14:paraId="75B27E48" w14:textId="77777777" w:rsidR="009F5EAB" w:rsidRPr="00901BEC" w:rsidRDefault="009F5EAB" w:rsidP="009F5EAB">
      <w:pPr>
        <w:jc w:val="center"/>
        <w:rPr>
          <w:rFonts w:ascii="Cambria" w:hAnsi="Cambria"/>
        </w:rPr>
      </w:pPr>
      <w:r w:rsidRPr="00901BEC">
        <w:rPr>
          <w:rFonts w:ascii="Cambria" w:hAnsi="Cambria"/>
        </w:rPr>
        <w:t xml:space="preserve">Eli Louis Wall </w:t>
      </w:r>
    </w:p>
    <w:p w14:paraId="5BA377B5" w14:textId="77777777" w:rsidR="009F5EAB" w:rsidRPr="00901BEC" w:rsidRDefault="009F5EAB" w:rsidP="009F5EAB">
      <w:pPr>
        <w:jc w:val="center"/>
        <w:rPr>
          <w:rFonts w:ascii="Cambria" w:hAnsi="Cambria"/>
        </w:rPr>
      </w:pPr>
      <w:r w:rsidRPr="00901BEC">
        <w:rPr>
          <w:rFonts w:ascii="Cambria" w:hAnsi="Cambria"/>
        </w:rPr>
        <w:t>and</w:t>
      </w:r>
    </w:p>
    <w:p w14:paraId="293435CB" w14:textId="77777777" w:rsidR="009F5EAB" w:rsidRPr="00901BEC" w:rsidRDefault="009F5EAB" w:rsidP="009F5EAB">
      <w:pPr>
        <w:jc w:val="center"/>
        <w:rPr>
          <w:rFonts w:ascii="Cambria" w:hAnsi="Cambria"/>
        </w:rPr>
      </w:pPr>
      <w:r w:rsidRPr="00901BEC">
        <w:rPr>
          <w:rFonts w:ascii="Cambria" w:hAnsi="Cambria"/>
        </w:rPr>
        <w:t xml:space="preserve">Jesse David </w:t>
      </w:r>
      <w:proofErr w:type="spellStart"/>
      <w:r w:rsidRPr="00901BEC">
        <w:rPr>
          <w:rFonts w:ascii="Cambria" w:hAnsi="Cambria"/>
        </w:rPr>
        <w:t>Nebb</w:t>
      </w:r>
      <w:proofErr w:type="spellEnd"/>
    </w:p>
    <w:p w14:paraId="53007AD2" w14:textId="77777777" w:rsidR="009F5EAB" w:rsidRPr="00901BEC" w:rsidRDefault="009F5EAB" w:rsidP="009F5EAB">
      <w:pPr>
        <w:jc w:val="center"/>
        <w:rPr>
          <w:rFonts w:ascii="Cambria" w:hAnsi="Cambria"/>
        </w:rPr>
      </w:pPr>
    </w:p>
    <w:p w14:paraId="5474AE78" w14:textId="77777777" w:rsidR="009F5EAB" w:rsidRPr="00901BEC" w:rsidRDefault="009F5EAB" w:rsidP="009F5EAB">
      <w:pPr>
        <w:jc w:val="center"/>
        <w:rPr>
          <w:rFonts w:ascii="Cambria" w:hAnsi="Cambria"/>
        </w:rPr>
      </w:pPr>
    </w:p>
    <w:p w14:paraId="1B5605D1" w14:textId="77777777" w:rsidR="009F5EAB" w:rsidRPr="00901BEC" w:rsidRDefault="009F5EAB" w:rsidP="009F5EAB">
      <w:pPr>
        <w:jc w:val="center"/>
        <w:rPr>
          <w:rFonts w:ascii="Cambria" w:hAnsi="Cambria"/>
        </w:rPr>
      </w:pPr>
      <w:r w:rsidRPr="00901BEC">
        <w:rPr>
          <w:rFonts w:ascii="Cambria" w:hAnsi="Cambria"/>
        </w:rPr>
        <w:t>May they Rest in Peace</w:t>
      </w:r>
    </w:p>
    <w:p w14:paraId="175F6810" w14:textId="77777777" w:rsidR="00AD5D48" w:rsidRPr="00084A17" w:rsidRDefault="00AD5D48" w:rsidP="00AD5D48">
      <w:pPr>
        <w:jc w:val="center"/>
        <w:rPr>
          <w:rFonts w:ascii="Cambria" w:hAnsi="Cambria"/>
          <w:b/>
          <w:bCs/>
          <w:sz w:val="28"/>
          <w:szCs w:val="28"/>
        </w:rPr>
      </w:pPr>
      <w:r>
        <w:rPr>
          <w:rFonts w:ascii="Cambria" w:hAnsi="Cambria"/>
          <w:b/>
          <w:bCs/>
          <w:sz w:val="32"/>
          <w:szCs w:val="32"/>
        </w:rPr>
        <w:br w:type="page"/>
      </w:r>
      <w:r w:rsidRPr="00084A17">
        <w:rPr>
          <w:rFonts w:ascii="Cambria" w:hAnsi="Cambria"/>
          <w:b/>
          <w:bCs/>
          <w:sz w:val="28"/>
          <w:szCs w:val="28"/>
        </w:rPr>
        <w:lastRenderedPageBreak/>
        <w:t>Table of Contents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564"/>
      </w:tblGrid>
      <w:tr w:rsidR="00AD5D48" w:rsidRPr="00084A17" w14:paraId="449AF736" w14:textId="77777777" w:rsidTr="00AD5D48">
        <w:tc>
          <w:tcPr>
            <w:tcW w:w="7346" w:type="dxa"/>
          </w:tcPr>
          <w:p w14:paraId="4227E1D0" w14:textId="77777777" w:rsidR="00AD5D48" w:rsidRPr="00084A17" w:rsidRDefault="00AD5D48" w:rsidP="00E77A0C">
            <w:pPr>
              <w:rPr>
                <w:rFonts w:ascii="Cambria" w:hAnsi="Cambria"/>
                <w:b/>
                <w:bCs/>
                <w:u w:val="single"/>
              </w:rPr>
            </w:pPr>
          </w:p>
        </w:tc>
        <w:tc>
          <w:tcPr>
            <w:tcW w:w="564" w:type="dxa"/>
          </w:tcPr>
          <w:p w14:paraId="0F0EC4A7" w14:textId="77777777" w:rsidR="00AD5D48" w:rsidRPr="00084A17" w:rsidRDefault="00AD5D48" w:rsidP="00E77A0C">
            <w:pPr>
              <w:jc w:val="right"/>
              <w:rPr>
                <w:rFonts w:ascii="Cambria" w:hAnsi="Cambria"/>
              </w:rPr>
            </w:pPr>
          </w:p>
        </w:tc>
      </w:tr>
      <w:tr w:rsidR="00AD5D48" w:rsidRPr="00084A17" w14:paraId="4AD1B2DB" w14:textId="77777777" w:rsidTr="00AD5D48">
        <w:tc>
          <w:tcPr>
            <w:tcW w:w="7346" w:type="dxa"/>
          </w:tcPr>
          <w:p w14:paraId="080AA378" w14:textId="5369ADB8" w:rsidR="00AD5D48" w:rsidRPr="00084A17" w:rsidRDefault="006E7D79" w:rsidP="00E77A0C">
            <w:pPr>
              <w:rPr>
                <w:rFonts w:ascii="Cambria" w:hAnsi="Cambria"/>
                <w:b/>
                <w:bCs/>
              </w:rPr>
            </w:pPr>
            <w:r w:rsidRPr="00084A17">
              <w:rPr>
                <w:rFonts w:ascii="Cambria" w:hAnsi="Cambria"/>
                <w:b/>
                <w:bCs/>
              </w:rPr>
              <w:t xml:space="preserve">Statement of Original Work </w:t>
            </w:r>
          </w:p>
        </w:tc>
        <w:tc>
          <w:tcPr>
            <w:tcW w:w="564" w:type="dxa"/>
          </w:tcPr>
          <w:p w14:paraId="1B2DE5B3" w14:textId="77777777" w:rsidR="00AD5D48" w:rsidRPr="00084A17" w:rsidRDefault="00AD5D48" w:rsidP="00E77A0C">
            <w:pPr>
              <w:jc w:val="right"/>
              <w:rPr>
                <w:rFonts w:ascii="Cambria" w:hAnsi="Cambria"/>
                <w:b/>
                <w:bCs/>
              </w:rPr>
            </w:pPr>
            <w:r>
              <w:rPr>
                <w:rFonts w:ascii="Cambria" w:hAnsi="Cambria"/>
                <w:b/>
                <w:bCs/>
              </w:rPr>
              <w:t>2</w:t>
            </w:r>
          </w:p>
        </w:tc>
      </w:tr>
      <w:tr w:rsidR="00AD5D48" w:rsidRPr="00084A17" w14:paraId="227A2C8D" w14:textId="77777777" w:rsidTr="00AD5D48">
        <w:tc>
          <w:tcPr>
            <w:tcW w:w="7346" w:type="dxa"/>
          </w:tcPr>
          <w:p w14:paraId="69C7698D" w14:textId="183A60BC" w:rsidR="00AD5D48" w:rsidRPr="00084A17" w:rsidRDefault="006E7D79" w:rsidP="00E77A0C">
            <w:pPr>
              <w:rPr>
                <w:rFonts w:ascii="Cambria" w:hAnsi="Cambria"/>
                <w:b/>
                <w:bCs/>
              </w:rPr>
            </w:pPr>
            <w:r w:rsidRPr="00084A17">
              <w:rPr>
                <w:rFonts w:ascii="Cambria" w:hAnsi="Cambria"/>
                <w:b/>
                <w:bCs/>
              </w:rPr>
              <w:t>Dedication</w:t>
            </w:r>
          </w:p>
        </w:tc>
        <w:tc>
          <w:tcPr>
            <w:tcW w:w="564" w:type="dxa"/>
          </w:tcPr>
          <w:p w14:paraId="222938F1" w14:textId="77777777" w:rsidR="00AD5D48" w:rsidRPr="00084A17" w:rsidRDefault="00AD5D48" w:rsidP="00E77A0C">
            <w:pPr>
              <w:jc w:val="right"/>
              <w:rPr>
                <w:rFonts w:ascii="Cambria" w:hAnsi="Cambria"/>
                <w:b/>
                <w:bCs/>
              </w:rPr>
            </w:pPr>
            <w:r>
              <w:rPr>
                <w:rFonts w:ascii="Cambria" w:hAnsi="Cambria"/>
                <w:b/>
                <w:bCs/>
              </w:rPr>
              <w:t>3</w:t>
            </w:r>
          </w:p>
        </w:tc>
      </w:tr>
      <w:tr w:rsidR="00AD5D48" w:rsidRPr="00084A17" w14:paraId="32653A45" w14:textId="77777777" w:rsidTr="00AD5D48">
        <w:tc>
          <w:tcPr>
            <w:tcW w:w="7346" w:type="dxa"/>
          </w:tcPr>
          <w:p w14:paraId="440BDD23" w14:textId="77777777" w:rsidR="00AD5D48" w:rsidRPr="00084A17" w:rsidRDefault="00AD5D48" w:rsidP="00E77A0C">
            <w:pPr>
              <w:rPr>
                <w:rFonts w:ascii="Cambria" w:hAnsi="Cambria"/>
                <w:b/>
                <w:bCs/>
              </w:rPr>
            </w:pPr>
            <w:r w:rsidRPr="00084A17">
              <w:rPr>
                <w:rFonts w:ascii="Cambria" w:hAnsi="Cambria"/>
                <w:b/>
                <w:bCs/>
              </w:rPr>
              <w:t>Glossary of Terms</w:t>
            </w:r>
          </w:p>
        </w:tc>
        <w:tc>
          <w:tcPr>
            <w:tcW w:w="564" w:type="dxa"/>
          </w:tcPr>
          <w:p w14:paraId="162F5F3C" w14:textId="77777777" w:rsidR="00AD5D48" w:rsidRPr="00084A17" w:rsidRDefault="00AD5D48" w:rsidP="00E77A0C">
            <w:pPr>
              <w:jc w:val="right"/>
              <w:rPr>
                <w:rFonts w:ascii="Cambria" w:hAnsi="Cambria"/>
                <w:b/>
                <w:bCs/>
              </w:rPr>
            </w:pPr>
            <w:r w:rsidRPr="00084A17">
              <w:rPr>
                <w:rFonts w:ascii="Cambria" w:hAnsi="Cambria"/>
                <w:b/>
                <w:bCs/>
              </w:rPr>
              <w:t>5</w:t>
            </w:r>
          </w:p>
        </w:tc>
      </w:tr>
      <w:tr w:rsidR="00AD5D48" w:rsidRPr="00084A17" w14:paraId="48890143" w14:textId="77777777" w:rsidTr="00AD5D48">
        <w:tc>
          <w:tcPr>
            <w:tcW w:w="7346" w:type="dxa"/>
          </w:tcPr>
          <w:p w14:paraId="707928C1" w14:textId="77777777" w:rsidR="00AD5D48" w:rsidRPr="00084A17" w:rsidRDefault="00AD5D48" w:rsidP="00E77A0C">
            <w:pPr>
              <w:rPr>
                <w:rFonts w:ascii="Cambria" w:hAnsi="Cambria"/>
              </w:rPr>
            </w:pPr>
          </w:p>
        </w:tc>
        <w:tc>
          <w:tcPr>
            <w:tcW w:w="564" w:type="dxa"/>
          </w:tcPr>
          <w:p w14:paraId="731D5D16" w14:textId="77777777" w:rsidR="00AD5D48" w:rsidRPr="00084A17" w:rsidRDefault="00AD5D48" w:rsidP="00E77A0C">
            <w:pPr>
              <w:jc w:val="right"/>
              <w:rPr>
                <w:rFonts w:ascii="Cambria" w:hAnsi="Cambria"/>
              </w:rPr>
            </w:pPr>
          </w:p>
        </w:tc>
      </w:tr>
      <w:tr w:rsidR="00AD5D48" w:rsidRPr="004E2456" w14:paraId="2A9AC988" w14:textId="77777777" w:rsidTr="00AD5D48">
        <w:tc>
          <w:tcPr>
            <w:tcW w:w="7346" w:type="dxa"/>
          </w:tcPr>
          <w:p w14:paraId="4B025350" w14:textId="77777777" w:rsidR="00AD5D48" w:rsidRPr="00084A17" w:rsidRDefault="00AD5D48" w:rsidP="00E77A0C">
            <w:pPr>
              <w:rPr>
                <w:rFonts w:ascii="Cambria" w:hAnsi="Cambria"/>
                <w:b/>
                <w:bCs/>
              </w:rPr>
            </w:pPr>
            <w:r w:rsidRPr="00084A17">
              <w:rPr>
                <w:rFonts w:ascii="Cambria" w:hAnsi="Cambria"/>
                <w:b/>
                <w:bCs/>
              </w:rPr>
              <w:t xml:space="preserve">Introduction </w:t>
            </w:r>
          </w:p>
        </w:tc>
        <w:tc>
          <w:tcPr>
            <w:tcW w:w="564" w:type="dxa"/>
          </w:tcPr>
          <w:p w14:paraId="3342F416" w14:textId="4B1EC029" w:rsidR="00AD5D48" w:rsidRPr="004E2456" w:rsidRDefault="00642E41" w:rsidP="00E77A0C">
            <w:pPr>
              <w:jc w:val="right"/>
              <w:rPr>
                <w:rFonts w:ascii="Cambria" w:hAnsi="Cambria"/>
                <w:b/>
                <w:bCs/>
              </w:rPr>
            </w:pPr>
            <w:r>
              <w:rPr>
                <w:rFonts w:ascii="Cambria" w:hAnsi="Cambria"/>
                <w:b/>
                <w:bCs/>
              </w:rPr>
              <w:t>6</w:t>
            </w:r>
          </w:p>
        </w:tc>
      </w:tr>
      <w:tr w:rsidR="00AD5D48" w:rsidRPr="00084A17" w14:paraId="623F53F3" w14:textId="77777777" w:rsidTr="00AD5D48">
        <w:tc>
          <w:tcPr>
            <w:tcW w:w="7346" w:type="dxa"/>
          </w:tcPr>
          <w:p w14:paraId="0F324292" w14:textId="77777777" w:rsidR="00AD5D48" w:rsidRPr="00084A17" w:rsidRDefault="00AD5D48" w:rsidP="00E77A0C">
            <w:pPr>
              <w:rPr>
                <w:rFonts w:ascii="Cambria" w:hAnsi="Cambria"/>
              </w:rPr>
            </w:pPr>
            <w:r w:rsidRPr="00084A17">
              <w:rPr>
                <w:rFonts w:ascii="Cambria" w:hAnsi="Cambria"/>
              </w:rPr>
              <w:tab/>
              <w:t>Overview of U.S. Health Care</w:t>
            </w:r>
          </w:p>
        </w:tc>
        <w:tc>
          <w:tcPr>
            <w:tcW w:w="564" w:type="dxa"/>
          </w:tcPr>
          <w:p w14:paraId="16309E8D" w14:textId="30FB8BBB" w:rsidR="00AD5D48" w:rsidRPr="00084A17" w:rsidRDefault="00642E41" w:rsidP="00E77A0C">
            <w:pPr>
              <w:jc w:val="right"/>
              <w:rPr>
                <w:rFonts w:ascii="Cambria" w:hAnsi="Cambria"/>
              </w:rPr>
            </w:pPr>
            <w:r>
              <w:rPr>
                <w:rFonts w:ascii="Cambria" w:hAnsi="Cambria"/>
              </w:rPr>
              <w:t>6</w:t>
            </w:r>
          </w:p>
        </w:tc>
      </w:tr>
      <w:tr w:rsidR="00AD5D48" w:rsidRPr="00084A17" w14:paraId="4443CD6E" w14:textId="77777777" w:rsidTr="00AD5D48">
        <w:tc>
          <w:tcPr>
            <w:tcW w:w="7346" w:type="dxa"/>
          </w:tcPr>
          <w:p w14:paraId="32846B1E" w14:textId="77777777" w:rsidR="00AD5D48" w:rsidRPr="00084A17" w:rsidRDefault="00AD5D48" w:rsidP="00E77A0C">
            <w:pPr>
              <w:rPr>
                <w:rFonts w:ascii="Cambria" w:hAnsi="Cambria"/>
              </w:rPr>
            </w:pPr>
            <w:r w:rsidRPr="00084A17">
              <w:rPr>
                <w:rFonts w:ascii="Cambria" w:hAnsi="Cambria"/>
              </w:rPr>
              <w:tab/>
              <w:t>Emergency Department Wait Times and Length of Stay</w:t>
            </w:r>
          </w:p>
        </w:tc>
        <w:tc>
          <w:tcPr>
            <w:tcW w:w="564" w:type="dxa"/>
          </w:tcPr>
          <w:p w14:paraId="1D0E2F93" w14:textId="6700C8D8" w:rsidR="00AD5D48" w:rsidRPr="00084A17" w:rsidRDefault="00642E41" w:rsidP="00E77A0C">
            <w:pPr>
              <w:jc w:val="right"/>
              <w:rPr>
                <w:rFonts w:ascii="Cambria" w:hAnsi="Cambria"/>
              </w:rPr>
            </w:pPr>
            <w:r>
              <w:rPr>
                <w:rFonts w:ascii="Cambria" w:hAnsi="Cambria"/>
              </w:rPr>
              <w:t>6</w:t>
            </w:r>
          </w:p>
        </w:tc>
      </w:tr>
      <w:tr w:rsidR="00AD5D48" w:rsidRPr="00084A17" w14:paraId="4D0127DA" w14:textId="77777777" w:rsidTr="00AD5D48">
        <w:tc>
          <w:tcPr>
            <w:tcW w:w="7346" w:type="dxa"/>
          </w:tcPr>
          <w:p w14:paraId="782CC32F" w14:textId="77777777" w:rsidR="00AD5D48" w:rsidRPr="00084A17" w:rsidRDefault="00AD5D48" w:rsidP="00E77A0C">
            <w:pPr>
              <w:rPr>
                <w:rFonts w:ascii="Cambria" w:hAnsi="Cambria"/>
              </w:rPr>
            </w:pPr>
            <w:r w:rsidRPr="00084A17">
              <w:rPr>
                <w:rFonts w:ascii="Cambria" w:hAnsi="Cambria"/>
              </w:rPr>
              <w:tab/>
              <w:t>Research Objective</w:t>
            </w:r>
          </w:p>
        </w:tc>
        <w:tc>
          <w:tcPr>
            <w:tcW w:w="564" w:type="dxa"/>
          </w:tcPr>
          <w:p w14:paraId="6848D430" w14:textId="616D8B12" w:rsidR="00AD5D48" w:rsidRPr="00084A17" w:rsidRDefault="00642E41" w:rsidP="00E77A0C">
            <w:pPr>
              <w:jc w:val="right"/>
              <w:rPr>
                <w:rFonts w:ascii="Cambria" w:hAnsi="Cambria"/>
              </w:rPr>
            </w:pPr>
            <w:r>
              <w:rPr>
                <w:rFonts w:ascii="Cambria" w:hAnsi="Cambria"/>
              </w:rPr>
              <w:t>8</w:t>
            </w:r>
          </w:p>
        </w:tc>
      </w:tr>
      <w:tr w:rsidR="00AD5D48" w:rsidRPr="00084A17" w14:paraId="506DC27E" w14:textId="77777777" w:rsidTr="00AD5D48">
        <w:tc>
          <w:tcPr>
            <w:tcW w:w="7346" w:type="dxa"/>
          </w:tcPr>
          <w:p w14:paraId="4062BE0C" w14:textId="77777777" w:rsidR="00AD5D48" w:rsidRPr="00084A17" w:rsidRDefault="00AD5D48" w:rsidP="00E77A0C">
            <w:pPr>
              <w:rPr>
                <w:rFonts w:ascii="Cambria" w:hAnsi="Cambria"/>
              </w:rPr>
            </w:pPr>
          </w:p>
        </w:tc>
        <w:tc>
          <w:tcPr>
            <w:tcW w:w="564" w:type="dxa"/>
          </w:tcPr>
          <w:p w14:paraId="2721A2C2" w14:textId="77777777" w:rsidR="00AD5D48" w:rsidRPr="00084A17" w:rsidRDefault="00AD5D48" w:rsidP="00E77A0C">
            <w:pPr>
              <w:jc w:val="right"/>
              <w:rPr>
                <w:rFonts w:ascii="Cambria" w:hAnsi="Cambria"/>
              </w:rPr>
            </w:pPr>
          </w:p>
        </w:tc>
      </w:tr>
      <w:tr w:rsidR="00AD5D48" w:rsidRPr="004E2456" w14:paraId="43D068D7" w14:textId="77777777" w:rsidTr="00AD5D48">
        <w:tc>
          <w:tcPr>
            <w:tcW w:w="7346" w:type="dxa"/>
          </w:tcPr>
          <w:p w14:paraId="1DCB49B2" w14:textId="77777777" w:rsidR="00AD5D48" w:rsidRPr="00084A17" w:rsidRDefault="00AD5D48" w:rsidP="00E77A0C">
            <w:pPr>
              <w:rPr>
                <w:rFonts w:ascii="Cambria" w:hAnsi="Cambria"/>
                <w:b/>
                <w:bCs/>
              </w:rPr>
            </w:pPr>
            <w:r w:rsidRPr="00084A17">
              <w:rPr>
                <w:rFonts w:ascii="Cambria" w:hAnsi="Cambria"/>
                <w:b/>
                <w:bCs/>
              </w:rPr>
              <w:t>Literature Review</w:t>
            </w:r>
          </w:p>
        </w:tc>
        <w:tc>
          <w:tcPr>
            <w:tcW w:w="564" w:type="dxa"/>
          </w:tcPr>
          <w:p w14:paraId="1AD6F70D" w14:textId="655CFFCF" w:rsidR="00AD5D48" w:rsidRPr="004E2456" w:rsidRDefault="00642E41" w:rsidP="00E77A0C">
            <w:pPr>
              <w:jc w:val="right"/>
              <w:rPr>
                <w:rFonts w:ascii="Cambria" w:hAnsi="Cambria"/>
                <w:b/>
                <w:bCs/>
              </w:rPr>
            </w:pPr>
            <w:r>
              <w:rPr>
                <w:rFonts w:ascii="Cambria" w:hAnsi="Cambria"/>
                <w:b/>
                <w:bCs/>
              </w:rPr>
              <w:t>9</w:t>
            </w:r>
          </w:p>
        </w:tc>
      </w:tr>
      <w:tr w:rsidR="00AD5D48" w:rsidRPr="00084A17" w14:paraId="469FEE47" w14:textId="77777777" w:rsidTr="00AD5D48">
        <w:tc>
          <w:tcPr>
            <w:tcW w:w="7346" w:type="dxa"/>
          </w:tcPr>
          <w:p w14:paraId="2D52E602" w14:textId="77777777" w:rsidR="00AD5D48" w:rsidRPr="00084A17" w:rsidRDefault="00AD5D48" w:rsidP="00E77A0C">
            <w:pPr>
              <w:rPr>
                <w:rFonts w:ascii="Cambria" w:hAnsi="Cambria"/>
              </w:rPr>
            </w:pPr>
            <w:r w:rsidRPr="00084A17">
              <w:rPr>
                <w:rFonts w:ascii="Cambria" w:hAnsi="Cambria"/>
              </w:rPr>
              <w:tab/>
              <w:t>Definitions</w:t>
            </w:r>
          </w:p>
        </w:tc>
        <w:tc>
          <w:tcPr>
            <w:tcW w:w="564" w:type="dxa"/>
          </w:tcPr>
          <w:p w14:paraId="604EB5C3" w14:textId="01AC4E44" w:rsidR="00AD5D48" w:rsidRPr="00084A17" w:rsidRDefault="00642E41" w:rsidP="00E77A0C">
            <w:pPr>
              <w:jc w:val="right"/>
              <w:rPr>
                <w:rFonts w:ascii="Cambria" w:hAnsi="Cambria"/>
              </w:rPr>
            </w:pPr>
            <w:r>
              <w:rPr>
                <w:rFonts w:ascii="Cambria" w:hAnsi="Cambria"/>
              </w:rPr>
              <w:t>9</w:t>
            </w:r>
          </w:p>
        </w:tc>
      </w:tr>
      <w:tr w:rsidR="00AD5D48" w:rsidRPr="00084A17" w14:paraId="47E985FB" w14:textId="77777777" w:rsidTr="00AD5D48">
        <w:tc>
          <w:tcPr>
            <w:tcW w:w="7346" w:type="dxa"/>
          </w:tcPr>
          <w:p w14:paraId="0084FDFA" w14:textId="77777777" w:rsidR="00AD5D48" w:rsidRPr="00084A17" w:rsidRDefault="00AD5D48" w:rsidP="00E77A0C">
            <w:pPr>
              <w:rPr>
                <w:rFonts w:ascii="Cambria" w:hAnsi="Cambria"/>
              </w:rPr>
            </w:pPr>
            <w:r w:rsidRPr="00084A17">
              <w:rPr>
                <w:rFonts w:ascii="Cambria" w:hAnsi="Cambria"/>
              </w:rPr>
              <w:tab/>
              <w:t>Statistical Methods Used by Previous Studies</w:t>
            </w:r>
          </w:p>
        </w:tc>
        <w:tc>
          <w:tcPr>
            <w:tcW w:w="564" w:type="dxa"/>
          </w:tcPr>
          <w:p w14:paraId="09100DAE" w14:textId="790BAC07" w:rsidR="00AD5D48" w:rsidRPr="00084A17" w:rsidRDefault="00642E41" w:rsidP="00E77A0C">
            <w:pPr>
              <w:jc w:val="right"/>
              <w:rPr>
                <w:rFonts w:ascii="Cambria" w:hAnsi="Cambria"/>
              </w:rPr>
            </w:pPr>
            <w:r>
              <w:rPr>
                <w:rFonts w:ascii="Cambria" w:hAnsi="Cambria"/>
              </w:rPr>
              <w:t>10</w:t>
            </w:r>
          </w:p>
        </w:tc>
      </w:tr>
      <w:tr w:rsidR="00AD5D48" w:rsidRPr="00084A17" w14:paraId="5BCF995A" w14:textId="77777777" w:rsidTr="00AD5D48">
        <w:tc>
          <w:tcPr>
            <w:tcW w:w="7346" w:type="dxa"/>
          </w:tcPr>
          <w:p w14:paraId="64C5D53F" w14:textId="77777777" w:rsidR="00AD5D48" w:rsidRPr="00084A17" w:rsidRDefault="00AD5D48" w:rsidP="00E77A0C">
            <w:pPr>
              <w:rPr>
                <w:rFonts w:ascii="Cambria" w:hAnsi="Cambria"/>
              </w:rPr>
            </w:pPr>
            <w:r w:rsidRPr="00084A17">
              <w:rPr>
                <w:rFonts w:ascii="Cambria" w:hAnsi="Cambria"/>
              </w:rPr>
              <w:tab/>
              <w:t>Evidence of Disparities</w:t>
            </w:r>
          </w:p>
        </w:tc>
        <w:tc>
          <w:tcPr>
            <w:tcW w:w="564" w:type="dxa"/>
          </w:tcPr>
          <w:p w14:paraId="1492B8FE" w14:textId="746FD00C" w:rsidR="00AD5D48" w:rsidRPr="00084A17" w:rsidRDefault="00642E41" w:rsidP="00E77A0C">
            <w:pPr>
              <w:jc w:val="right"/>
              <w:rPr>
                <w:rFonts w:ascii="Cambria" w:hAnsi="Cambria"/>
              </w:rPr>
            </w:pPr>
            <w:r>
              <w:rPr>
                <w:rFonts w:ascii="Cambria" w:hAnsi="Cambria"/>
              </w:rPr>
              <w:t>13</w:t>
            </w:r>
          </w:p>
        </w:tc>
      </w:tr>
      <w:tr w:rsidR="00AD5D48" w:rsidRPr="00084A17" w14:paraId="489F3FDD" w14:textId="77777777" w:rsidTr="00AD5D48">
        <w:tc>
          <w:tcPr>
            <w:tcW w:w="7346" w:type="dxa"/>
          </w:tcPr>
          <w:p w14:paraId="463AEA8F" w14:textId="77777777" w:rsidR="00AD5D48" w:rsidRPr="00084A17" w:rsidRDefault="00AD5D48" w:rsidP="00E77A0C">
            <w:pPr>
              <w:rPr>
                <w:rFonts w:ascii="Cambria" w:hAnsi="Cambria"/>
              </w:rPr>
            </w:pPr>
            <w:r w:rsidRPr="00084A17">
              <w:rPr>
                <w:rFonts w:ascii="Cambria" w:hAnsi="Cambria"/>
              </w:rPr>
              <w:tab/>
              <w:t>Studies Using NHAMCS Data</w:t>
            </w:r>
          </w:p>
        </w:tc>
        <w:tc>
          <w:tcPr>
            <w:tcW w:w="564" w:type="dxa"/>
          </w:tcPr>
          <w:p w14:paraId="5D455A1F" w14:textId="2EA30C95" w:rsidR="00AD5D48" w:rsidRPr="00084A17" w:rsidRDefault="00642E41" w:rsidP="00E77A0C">
            <w:pPr>
              <w:jc w:val="right"/>
              <w:rPr>
                <w:rFonts w:ascii="Cambria" w:hAnsi="Cambria"/>
              </w:rPr>
            </w:pPr>
            <w:r>
              <w:rPr>
                <w:rFonts w:ascii="Cambria" w:hAnsi="Cambria"/>
              </w:rPr>
              <w:t>15</w:t>
            </w:r>
          </w:p>
        </w:tc>
      </w:tr>
      <w:tr w:rsidR="00AD5D48" w:rsidRPr="00084A17" w14:paraId="59CD390D" w14:textId="77777777" w:rsidTr="00AD5D48">
        <w:tc>
          <w:tcPr>
            <w:tcW w:w="7346" w:type="dxa"/>
          </w:tcPr>
          <w:p w14:paraId="2061CAA4" w14:textId="77777777" w:rsidR="00AD5D48" w:rsidRPr="00084A17" w:rsidRDefault="00AD5D48" w:rsidP="00E77A0C">
            <w:pPr>
              <w:rPr>
                <w:rFonts w:ascii="Cambria" w:hAnsi="Cambria"/>
              </w:rPr>
            </w:pPr>
            <w:r w:rsidRPr="00084A17">
              <w:rPr>
                <w:rFonts w:ascii="Cambria" w:hAnsi="Cambria"/>
              </w:rPr>
              <w:tab/>
              <w:t>Studies Using Other Data</w:t>
            </w:r>
          </w:p>
        </w:tc>
        <w:tc>
          <w:tcPr>
            <w:tcW w:w="564" w:type="dxa"/>
          </w:tcPr>
          <w:p w14:paraId="62A7C8BF" w14:textId="7A5738A8" w:rsidR="00AD5D48" w:rsidRPr="00084A17" w:rsidRDefault="00642E41" w:rsidP="00E77A0C">
            <w:pPr>
              <w:jc w:val="right"/>
              <w:rPr>
                <w:rFonts w:ascii="Cambria" w:hAnsi="Cambria"/>
              </w:rPr>
            </w:pPr>
            <w:r>
              <w:rPr>
                <w:rFonts w:ascii="Cambria" w:hAnsi="Cambria"/>
              </w:rPr>
              <w:t>17</w:t>
            </w:r>
          </w:p>
        </w:tc>
      </w:tr>
      <w:tr w:rsidR="00AD5D48" w:rsidRPr="00084A17" w14:paraId="0CBDD237" w14:textId="77777777" w:rsidTr="00AD5D48">
        <w:tc>
          <w:tcPr>
            <w:tcW w:w="7346" w:type="dxa"/>
          </w:tcPr>
          <w:p w14:paraId="3112969E" w14:textId="77777777" w:rsidR="00AD5D48" w:rsidRPr="00084A17" w:rsidRDefault="00AD5D48" w:rsidP="00E77A0C">
            <w:pPr>
              <w:rPr>
                <w:rFonts w:ascii="Cambria" w:hAnsi="Cambria"/>
              </w:rPr>
            </w:pPr>
            <w:r w:rsidRPr="00084A17">
              <w:rPr>
                <w:rFonts w:ascii="Cambria" w:hAnsi="Cambria"/>
              </w:rPr>
              <w:tab/>
              <w:t>Efforts to Reduce ED Length of Stay</w:t>
            </w:r>
          </w:p>
        </w:tc>
        <w:tc>
          <w:tcPr>
            <w:tcW w:w="564" w:type="dxa"/>
          </w:tcPr>
          <w:p w14:paraId="3128FEA5" w14:textId="0714D047" w:rsidR="00AD5D48" w:rsidRPr="00084A17" w:rsidRDefault="00642E41" w:rsidP="00E77A0C">
            <w:pPr>
              <w:jc w:val="right"/>
              <w:rPr>
                <w:rFonts w:ascii="Cambria" w:hAnsi="Cambria"/>
              </w:rPr>
            </w:pPr>
            <w:r>
              <w:rPr>
                <w:rFonts w:ascii="Cambria" w:hAnsi="Cambria"/>
              </w:rPr>
              <w:t>18</w:t>
            </w:r>
          </w:p>
        </w:tc>
      </w:tr>
      <w:tr w:rsidR="00AD5D48" w:rsidRPr="00084A17" w14:paraId="7AC31806" w14:textId="77777777" w:rsidTr="00AD5D48">
        <w:tc>
          <w:tcPr>
            <w:tcW w:w="7346" w:type="dxa"/>
          </w:tcPr>
          <w:p w14:paraId="69364C63" w14:textId="77777777" w:rsidR="00AD5D48" w:rsidRPr="00084A17" w:rsidRDefault="00AD5D48" w:rsidP="00E77A0C">
            <w:pPr>
              <w:rPr>
                <w:rFonts w:ascii="Cambria" w:hAnsi="Cambria"/>
              </w:rPr>
            </w:pPr>
            <w:r w:rsidRPr="00084A17">
              <w:rPr>
                <w:rFonts w:ascii="Cambria" w:hAnsi="Cambria"/>
              </w:rPr>
              <w:tab/>
              <w:t>Summary</w:t>
            </w:r>
          </w:p>
        </w:tc>
        <w:tc>
          <w:tcPr>
            <w:tcW w:w="564" w:type="dxa"/>
          </w:tcPr>
          <w:p w14:paraId="631D6BF2" w14:textId="280B1690" w:rsidR="00AD5D48" w:rsidRPr="00084A17" w:rsidRDefault="00642E41" w:rsidP="00E77A0C">
            <w:pPr>
              <w:jc w:val="right"/>
              <w:rPr>
                <w:rFonts w:ascii="Cambria" w:hAnsi="Cambria"/>
              </w:rPr>
            </w:pPr>
            <w:r>
              <w:rPr>
                <w:rFonts w:ascii="Cambria" w:hAnsi="Cambria"/>
              </w:rPr>
              <w:t>19</w:t>
            </w:r>
          </w:p>
        </w:tc>
      </w:tr>
      <w:tr w:rsidR="00AD5D48" w:rsidRPr="00084A17" w14:paraId="210DBCEC" w14:textId="77777777" w:rsidTr="00AD5D48">
        <w:tc>
          <w:tcPr>
            <w:tcW w:w="7346" w:type="dxa"/>
          </w:tcPr>
          <w:p w14:paraId="297D9AB6" w14:textId="77777777" w:rsidR="00AD5D48" w:rsidRPr="00084A17" w:rsidRDefault="00AD5D48" w:rsidP="00E77A0C">
            <w:pPr>
              <w:rPr>
                <w:rFonts w:ascii="Cambria" w:hAnsi="Cambria"/>
              </w:rPr>
            </w:pPr>
          </w:p>
        </w:tc>
        <w:tc>
          <w:tcPr>
            <w:tcW w:w="564" w:type="dxa"/>
          </w:tcPr>
          <w:p w14:paraId="52A50DC2" w14:textId="77777777" w:rsidR="00AD5D48" w:rsidRPr="00084A17" w:rsidRDefault="00AD5D48" w:rsidP="00E77A0C">
            <w:pPr>
              <w:jc w:val="right"/>
              <w:rPr>
                <w:rFonts w:ascii="Cambria" w:hAnsi="Cambria"/>
              </w:rPr>
            </w:pPr>
          </w:p>
        </w:tc>
      </w:tr>
      <w:tr w:rsidR="00AD5D48" w:rsidRPr="004E2456" w14:paraId="41426E0E" w14:textId="77777777" w:rsidTr="00AD5D48">
        <w:tc>
          <w:tcPr>
            <w:tcW w:w="7346" w:type="dxa"/>
          </w:tcPr>
          <w:p w14:paraId="27155D5D" w14:textId="77777777" w:rsidR="00AD5D48" w:rsidRPr="00084A17" w:rsidRDefault="00AD5D48" w:rsidP="00E77A0C">
            <w:pPr>
              <w:rPr>
                <w:rFonts w:ascii="Cambria" w:hAnsi="Cambria"/>
                <w:b/>
                <w:bCs/>
              </w:rPr>
            </w:pPr>
            <w:r w:rsidRPr="00084A17">
              <w:rPr>
                <w:rFonts w:ascii="Cambria" w:hAnsi="Cambria"/>
                <w:b/>
                <w:bCs/>
              </w:rPr>
              <w:t>Methodology</w:t>
            </w:r>
          </w:p>
        </w:tc>
        <w:tc>
          <w:tcPr>
            <w:tcW w:w="564" w:type="dxa"/>
          </w:tcPr>
          <w:p w14:paraId="79AB7207" w14:textId="2091C8BF" w:rsidR="00AD5D48" w:rsidRPr="004E2456" w:rsidRDefault="004523E1" w:rsidP="00E77A0C">
            <w:pPr>
              <w:jc w:val="right"/>
              <w:rPr>
                <w:rFonts w:ascii="Cambria" w:hAnsi="Cambria"/>
                <w:b/>
                <w:bCs/>
              </w:rPr>
            </w:pPr>
            <w:r>
              <w:rPr>
                <w:rFonts w:ascii="Cambria" w:hAnsi="Cambria"/>
                <w:b/>
                <w:bCs/>
              </w:rPr>
              <w:t>20</w:t>
            </w:r>
          </w:p>
        </w:tc>
      </w:tr>
      <w:tr w:rsidR="00AD5D48" w:rsidRPr="00084A17" w14:paraId="4C5DD7B3" w14:textId="77777777" w:rsidTr="00AD5D48">
        <w:tc>
          <w:tcPr>
            <w:tcW w:w="7346" w:type="dxa"/>
          </w:tcPr>
          <w:p w14:paraId="2C84DE23" w14:textId="77777777" w:rsidR="00AD5D48" w:rsidRPr="00084A17" w:rsidRDefault="00AD5D48" w:rsidP="00E77A0C">
            <w:pPr>
              <w:rPr>
                <w:rFonts w:ascii="Cambria" w:hAnsi="Cambria"/>
              </w:rPr>
            </w:pPr>
            <w:r w:rsidRPr="00084A17">
              <w:rPr>
                <w:rFonts w:ascii="Cambria" w:hAnsi="Cambria"/>
              </w:rPr>
              <w:tab/>
              <w:t>Overview</w:t>
            </w:r>
          </w:p>
        </w:tc>
        <w:tc>
          <w:tcPr>
            <w:tcW w:w="564" w:type="dxa"/>
          </w:tcPr>
          <w:p w14:paraId="004AB066" w14:textId="7A7FB2C8" w:rsidR="00AD5D48" w:rsidRPr="00084A17" w:rsidRDefault="004523E1" w:rsidP="00E77A0C">
            <w:pPr>
              <w:jc w:val="right"/>
              <w:rPr>
                <w:rFonts w:ascii="Cambria" w:hAnsi="Cambria"/>
              </w:rPr>
            </w:pPr>
            <w:r>
              <w:rPr>
                <w:rFonts w:ascii="Cambria" w:hAnsi="Cambria"/>
              </w:rPr>
              <w:t>20</w:t>
            </w:r>
          </w:p>
        </w:tc>
      </w:tr>
      <w:tr w:rsidR="00AD5D48" w:rsidRPr="00084A17" w14:paraId="762DE90E" w14:textId="77777777" w:rsidTr="00AD5D48">
        <w:tc>
          <w:tcPr>
            <w:tcW w:w="7346" w:type="dxa"/>
          </w:tcPr>
          <w:p w14:paraId="4728D308" w14:textId="77777777" w:rsidR="00AD5D48" w:rsidRPr="00084A17" w:rsidRDefault="00AD5D48" w:rsidP="00E77A0C">
            <w:pPr>
              <w:rPr>
                <w:rFonts w:ascii="Cambria" w:hAnsi="Cambria"/>
              </w:rPr>
            </w:pPr>
            <w:r w:rsidRPr="00084A17">
              <w:rPr>
                <w:rFonts w:ascii="Cambria" w:hAnsi="Cambria"/>
              </w:rPr>
              <w:tab/>
              <w:t>Data Sources</w:t>
            </w:r>
          </w:p>
        </w:tc>
        <w:tc>
          <w:tcPr>
            <w:tcW w:w="564" w:type="dxa"/>
          </w:tcPr>
          <w:p w14:paraId="0434BC71" w14:textId="2DEEAEF2" w:rsidR="00AD5D48" w:rsidRPr="00084A17" w:rsidRDefault="004523E1" w:rsidP="00E77A0C">
            <w:pPr>
              <w:jc w:val="right"/>
              <w:rPr>
                <w:rFonts w:ascii="Cambria" w:hAnsi="Cambria"/>
              </w:rPr>
            </w:pPr>
            <w:r>
              <w:rPr>
                <w:rFonts w:ascii="Cambria" w:hAnsi="Cambria"/>
              </w:rPr>
              <w:t>20</w:t>
            </w:r>
          </w:p>
        </w:tc>
      </w:tr>
      <w:tr w:rsidR="00AD5D48" w:rsidRPr="00084A17" w14:paraId="03F15D4F" w14:textId="77777777" w:rsidTr="00AD5D48">
        <w:tc>
          <w:tcPr>
            <w:tcW w:w="7346" w:type="dxa"/>
          </w:tcPr>
          <w:p w14:paraId="5A52AC28" w14:textId="77777777" w:rsidR="00AD5D48" w:rsidRPr="00084A17" w:rsidRDefault="00AD5D48" w:rsidP="00E77A0C">
            <w:pPr>
              <w:rPr>
                <w:rFonts w:ascii="Cambria" w:hAnsi="Cambria"/>
              </w:rPr>
            </w:pPr>
            <w:r w:rsidRPr="00084A17">
              <w:rPr>
                <w:rFonts w:ascii="Cambria" w:hAnsi="Cambria"/>
              </w:rPr>
              <w:tab/>
              <w:t>Treatment of Missing Data</w:t>
            </w:r>
          </w:p>
        </w:tc>
        <w:tc>
          <w:tcPr>
            <w:tcW w:w="564" w:type="dxa"/>
          </w:tcPr>
          <w:p w14:paraId="30A34DED" w14:textId="53FD88FE" w:rsidR="00AD5D48" w:rsidRPr="00084A17" w:rsidRDefault="004523E1" w:rsidP="00E77A0C">
            <w:pPr>
              <w:jc w:val="right"/>
              <w:rPr>
                <w:rFonts w:ascii="Cambria" w:hAnsi="Cambria"/>
              </w:rPr>
            </w:pPr>
            <w:r>
              <w:rPr>
                <w:rFonts w:ascii="Cambria" w:hAnsi="Cambria"/>
              </w:rPr>
              <w:t>24</w:t>
            </w:r>
          </w:p>
        </w:tc>
      </w:tr>
      <w:tr w:rsidR="00AD5D48" w:rsidRPr="00084A17" w14:paraId="75F60F85" w14:textId="77777777" w:rsidTr="00AD5D48">
        <w:tc>
          <w:tcPr>
            <w:tcW w:w="7346" w:type="dxa"/>
          </w:tcPr>
          <w:p w14:paraId="5D955BDD" w14:textId="77777777" w:rsidR="00AD5D48" w:rsidRPr="00084A17" w:rsidRDefault="00AD5D48" w:rsidP="00E77A0C">
            <w:pPr>
              <w:rPr>
                <w:rFonts w:ascii="Cambria" w:hAnsi="Cambria"/>
              </w:rPr>
            </w:pPr>
          </w:p>
        </w:tc>
        <w:tc>
          <w:tcPr>
            <w:tcW w:w="564" w:type="dxa"/>
          </w:tcPr>
          <w:p w14:paraId="45F22805" w14:textId="77777777" w:rsidR="00AD5D48" w:rsidRPr="00084A17" w:rsidRDefault="00AD5D48" w:rsidP="00E77A0C">
            <w:pPr>
              <w:jc w:val="right"/>
              <w:rPr>
                <w:rFonts w:ascii="Cambria" w:hAnsi="Cambria"/>
              </w:rPr>
            </w:pPr>
          </w:p>
        </w:tc>
      </w:tr>
      <w:tr w:rsidR="00AD5D48" w:rsidRPr="00084A17" w14:paraId="6D9B52E2" w14:textId="77777777" w:rsidTr="00AD5D48">
        <w:tc>
          <w:tcPr>
            <w:tcW w:w="7346" w:type="dxa"/>
          </w:tcPr>
          <w:p w14:paraId="7BBE5AFF" w14:textId="77777777" w:rsidR="00AD5D48" w:rsidRPr="00084A17" w:rsidRDefault="00AD5D48" w:rsidP="00E77A0C">
            <w:pPr>
              <w:rPr>
                <w:rFonts w:ascii="Cambria" w:hAnsi="Cambria"/>
                <w:b/>
                <w:bCs/>
              </w:rPr>
            </w:pPr>
            <w:r w:rsidRPr="00084A17">
              <w:rPr>
                <w:rFonts w:ascii="Cambria" w:hAnsi="Cambria"/>
                <w:b/>
                <w:bCs/>
              </w:rPr>
              <w:t>Analysis</w:t>
            </w:r>
          </w:p>
        </w:tc>
        <w:tc>
          <w:tcPr>
            <w:tcW w:w="564" w:type="dxa"/>
          </w:tcPr>
          <w:p w14:paraId="50B5E83D" w14:textId="5E81588F" w:rsidR="00AD5D48" w:rsidRPr="00084A17" w:rsidRDefault="004523E1" w:rsidP="00E77A0C">
            <w:pPr>
              <w:jc w:val="right"/>
              <w:rPr>
                <w:rFonts w:ascii="Cambria" w:hAnsi="Cambria"/>
                <w:b/>
                <w:bCs/>
              </w:rPr>
            </w:pPr>
            <w:r>
              <w:rPr>
                <w:rFonts w:ascii="Cambria" w:hAnsi="Cambria"/>
                <w:b/>
                <w:bCs/>
              </w:rPr>
              <w:t>26</w:t>
            </w:r>
          </w:p>
        </w:tc>
      </w:tr>
      <w:tr w:rsidR="00AD5D48" w:rsidRPr="00084A17" w14:paraId="32313C4B" w14:textId="77777777" w:rsidTr="00AD5D48">
        <w:tc>
          <w:tcPr>
            <w:tcW w:w="7346" w:type="dxa"/>
          </w:tcPr>
          <w:p w14:paraId="7AC7A96D" w14:textId="77777777" w:rsidR="00AD5D48" w:rsidRPr="00084A17" w:rsidRDefault="00AD5D48" w:rsidP="00E77A0C">
            <w:pPr>
              <w:rPr>
                <w:rFonts w:ascii="Cambria" w:hAnsi="Cambria"/>
              </w:rPr>
            </w:pPr>
            <w:r w:rsidRPr="00084A17">
              <w:rPr>
                <w:rFonts w:ascii="Cambria" w:hAnsi="Cambria"/>
              </w:rPr>
              <w:tab/>
              <w:t>Exploratory Data Analysis</w:t>
            </w:r>
          </w:p>
        </w:tc>
        <w:tc>
          <w:tcPr>
            <w:tcW w:w="564" w:type="dxa"/>
          </w:tcPr>
          <w:p w14:paraId="58BBA837" w14:textId="72D9C90C" w:rsidR="00AD5D48" w:rsidRPr="00084A17" w:rsidRDefault="004523E1" w:rsidP="00E77A0C">
            <w:pPr>
              <w:jc w:val="right"/>
              <w:rPr>
                <w:rFonts w:ascii="Cambria" w:hAnsi="Cambria"/>
              </w:rPr>
            </w:pPr>
            <w:r>
              <w:rPr>
                <w:rFonts w:ascii="Cambria" w:hAnsi="Cambria"/>
              </w:rPr>
              <w:t>26</w:t>
            </w:r>
          </w:p>
        </w:tc>
      </w:tr>
      <w:tr w:rsidR="00AD5D48" w:rsidRPr="00084A17" w14:paraId="295BF7C1" w14:textId="77777777" w:rsidTr="00AD5D48">
        <w:tc>
          <w:tcPr>
            <w:tcW w:w="7346" w:type="dxa"/>
          </w:tcPr>
          <w:p w14:paraId="25E2DBD2" w14:textId="77777777" w:rsidR="00AD5D48" w:rsidRPr="00084A17" w:rsidRDefault="00AD5D48" w:rsidP="00E77A0C">
            <w:pPr>
              <w:rPr>
                <w:rFonts w:ascii="Cambria" w:hAnsi="Cambria"/>
              </w:rPr>
            </w:pPr>
            <w:r w:rsidRPr="00084A17">
              <w:rPr>
                <w:rFonts w:ascii="Cambria" w:hAnsi="Cambria"/>
              </w:rPr>
              <w:tab/>
              <w:t>Assessment of Viable Models</w:t>
            </w:r>
          </w:p>
        </w:tc>
        <w:tc>
          <w:tcPr>
            <w:tcW w:w="564" w:type="dxa"/>
          </w:tcPr>
          <w:p w14:paraId="0B17C136" w14:textId="69AB08B2" w:rsidR="00AD5D48" w:rsidRPr="00084A17" w:rsidRDefault="004523E1" w:rsidP="00E77A0C">
            <w:pPr>
              <w:jc w:val="right"/>
              <w:rPr>
                <w:rFonts w:ascii="Cambria" w:hAnsi="Cambria"/>
              </w:rPr>
            </w:pPr>
            <w:r>
              <w:rPr>
                <w:rFonts w:ascii="Cambria" w:hAnsi="Cambria"/>
              </w:rPr>
              <w:t>32</w:t>
            </w:r>
          </w:p>
        </w:tc>
      </w:tr>
      <w:tr w:rsidR="00AD5D48" w:rsidRPr="00084A17" w14:paraId="0F60FE73" w14:textId="77777777" w:rsidTr="00AD5D48">
        <w:tc>
          <w:tcPr>
            <w:tcW w:w="7346" w:type="dxa"/>
          </w:tcPr>
          <w:p w14:paraId="483C775C" w14:textId="77777777" w:rsidR="00AD5D48" w:rsidRPr="00084A17" w:rsidRDefault="00AD5D48" w:rsidP="00E77A0C">
            <w:pPr>
              <w:rPr>
                <w:rFonts w:ascii="Cambria" w:hAnsi="Cambria"/>
              </w:rPr>
            </w:pPr>
            <w:r w:rsidRPr="00084A17">
              <w:rPr>
                <w:rFonts w:ascii="Cambria" w:hAnsi="Cambria"/>
              </w:rPr>
              <w:tab/>
              <w:t>Model Diagnostics</w:t>
            </w:r>
          </w:p>
        </w:tc>
        <w:tc>
          <w:tcPr>
            <w:tcW w:w="564" w:type="dxa"/>
          </w:tcPr>
          <w:p w14:paraId="52BBF2DE" w14:textId="656128F5" w:rsidR="00AD5D48" w:rsidRPr="00084A17" w:rsidRDefault="004523E1" w:rsidP="00E77A0C">
            <w:pPr>
              <w:jc w:val="right"/>
              <w:rPr>
                <w:rFonts w:ascii="Cambria" w:hAnsi="Cambria"/>
              </w:rPr>
            </w:pPr>
            <w:r>
              <w:rPr>
                <w:rFonts w:ascii="Cambria" w:hAnsi="Cambria"/>
              </w:rPr>
              <w:t>33</w:t>
            </w:r>
          </w:p>
        </w:tc>
      </w:tr>
      <w:tr w:rsidR="00AD5D48" w:rsidRPr="00084A17" w14:paraId="12C912E0" w14:textId="77777777" w:rsidTr="00AD5D48">
        <w:tc>
          <w:tcPr>
            <w:tcW w:w="7346" w:type="dxa"/>
          </w:tcPr>
          <w:p w14:paraId="170E466A" w14:textId="77777777" w:rsidR="00AD5D48" w:rsidRPr="00084A17" w:rsidRDefault="00AD5D48" w:rsidP="00E77A0C">
            <w:pPr>
              <w:rPr>
                <w:rFonts w:ascii="Cambria" w:hAnsi="Cambria"/>
              </w:rPr>
            </w:pPr>
            <w:r w:rsidRPr="00084A17">
              <w:rPr>
                <w:rFonts w:ascii="Cambria" w:hAnsi="Cambria"/>
              </w:rPr>
              <w:tab/>
              <w:t>Model Structure</w:t>
            </w:r>
          </w:p>
        </w:tc>
        <w:tc>
          <w:tcPr>
            <w:tcW w:w="564" w:type="dxa"/>
          </w:tcPr>
          <w:p w14:paraId="19B012AC" w14:textId="01EE5458" w:rsidR="00AD5D48" w:rsidRPr="00084A17" w:rsidRDefault="004523E1" w:rsidP="00E77A0C">
            <w:pPr>
              <w:jc w:val="right"/>
              <w:rPr>
                <w:rFonts w:ascii="Cambria" w:hAnsi="Cambria"/>
              </w:rPr>
            </w:pPr>
            <w:r>
              <w:rPr>
                <w:rFonts w:ascii="Cambria" w:hAnsi="Cambria"/>
              </w:rPr>
              <w:t>34</w:t>
            </w:r>
          </w:p>
        </w:tc>
      </w:tr>
      <w:tr w:rsidR="00AD5D48" w:rsidRPr="00084A17" w14:paraId="1B46D7C2" w14:textId="77777777" w:rsidTr="00AD5D48">
        <w:tc>
          <w:tcPr>
            <w:tcW w:w="7346" w:type="dxa"/>
          </w:tcPr>
          <w:p w14:paraId="46E5CC4E" w14:textId="77777777" w:rsidR="00AD5D48" w:rsidRPr="00084A17" w:rsidRDefault="00AD5D48" w:rsidP="00E77A0C">
            <w:pPr>
              <w:rPr>
                <w:rFonts w:ascii="Cambria" w:hAnsi="Cambria"/>
              </w:rPr>
            </w:pPr>
            <w:r w:rsidRPr="00084A17">
              <w:rPr>
                <w:rFonts w:ascii="Cambria" w:hAnsi="Cambria"/>
              </w:rPr>
              <w:tab/>
              <w:t>Results</w:t>
            </w:r>
          </w:p>
        </w:tc>
        <w:tc>
          <w:tcPr>
            <w:tcW w:w="564" w:type="dxa"/>
          </w:tcPr>
          <w:p w14:paraId="78DB9743" w14:textId="250496A4" w:rsidR="00AD5D48" w:rsidRPr="00084A17" w:rsidRDefault="004523E1" w:rsidP="00E77A0C">
            <w:pPr>
              <w:jc w:val="right"/>
              <w:rPr>
                <w:rFonts w:ascii="Cambria" w:hAnsi="Cambria"/>
              </w:rPr>
            </w:pPr>
            <w:r>
              <w:rPr>
                <w:rFonts w:ascii="Cambria" w:hAnsi="Cambria"/>
              </w:rPr>
              <w:t>36</w:t>
            </w:r>
          </w:p>
        </w:tc>
      </w:tr>
      <w:tr w:rsidR="00AD5D48" w:rsidRPr="00084A17" w14:paraId="06E213E7" w14:textId="77777777" w:rsidTr="00AD5D48">
        <w:tc>
          <w:tcPr>
            <w:tcW w:w="7346" w:type="dxa"/>
          </w:tcPr>
          <w:p w14:paraId="07CFEF0B" w14:textId="77777777" w:rsidR="00AD5D48" w:rsidRPr="00084A17" w:rsidRDefault="00AD5D48" w:rsidP="00E77A0C">
            <w:pPr>
              <w:rPr>
                <w:rFonts w:ascii="Cambria" w:hAnsi="Cambria"/>
              </w:rPr>
            </w:pPr>
          </w:p>
        </w:tc>
        <w:tc>
          <w:tcPr>
            <w:tcW w:w="564" w:type="dxa"/>
          </w:tcPr>
          <w:p w14:paraId="4F122A00" w14:textId="77777777" w:rsidR="00AD5D48" w:rsidRPr="00084A17" w:rsidRDefault="00AD5D48" w:rsidP="00E77A0C">
            <w:pPr>
              <w:jc w:val="right"/>
              <w:rPr>
                <w:rFonts w:ascii="Cambria" w:hAnsi="Cambria"/>
              </w:rPr>
            </w:pPr>
          </w:p>
        </w:tc>
      </w:tr>
      <w:tr w:rsidR="00AD5D48" w:rsidRPr="004E2456" w14:paraId="46F3894E" w14:textId="77777777" w:rsidTr="00AD5D48">
        <w:tc>
          <w:tcPr>
            <w:tcW w:w="7346" w:type="dxa"/>
          </w:tcPr>
          <w:p w14:paraId="2A22267D" w14:textId="77777777" w:rsidR="00AD5D48" w:rsidRPr="00084A17" w:rsidRDefault="00AD5D48" w:rsidP="00E77A0C">
            <w:pPr>
              <w:rPr>
                <w:rFonts w:ascii="Cambria" w:hAnsi="Cambria"/>
                <w:b/>
                <w:bCs/>
              </w:rPr>
            </w:pPr>
            <w:r w:rsidRPr="00084A17">
              <w:rPr>
                <w:rFonts w:ascii="Cambria" w:hAnsi="Cambria"/>
                <w:b/>
                <w:bCs/>
              </w:rPr>
              <w:t>Discussion</w:t>
            </w:r>
          </w:p>
        </w:tc>
        <w:tc>
          <w:tcPr>
            <w:tcW w:w="564" w:type="dxa"/>
          </w:tcPr>
          <w:p w14:paraId="7B2B4B45" w14:textId="27674253" w:rsidR="00AD5D48" w:rsidRPr="004E2456" w:rsidRDefault="004523E1" w:rsidP="00E77A0C">
            <w:pPr>
              <w:jc w:val="right"/>
              <w:rPr>
                <w:rFonts w:ascii="Cambria" w:hAnsi="Cambria"/>
                <w:b/>
                <w:bCs/>
              </w:rPr>
            </w:pPr>
            <w:r>
              <w:rPr>
                <w:rFonts w:ascii="Cambria" w:hAnsi="Cambria"/>
                <w:b/>
                <w:bCs/>
              </w:rPr>
              <w:t>47</w:t>
            </w:r>
          </w:p>
        </w:tc>
      </w:tr>
      <w:tr w:rsidR="00AD5D48" w:rsidRPr="00084A17" w14:paraId="3F2EB3A7" w14:textId="77777777" w:rsidTr="00AD5D48">
        <w:tc>
          <w:tcPr>
            <w:tcW w:w="7346" w:type="dxa"/>
          </w:tcPr>
          <w:p w14:paraId="07E75D44" w14:textId="77777777" w:rsidR="00AD5D48" w:rsidRPr="00084A17" w:rsidRDefault="00AD5D48" w:rsidP="00E77A0C">
            <w:pPr>
              <w:rPr>
                <w:rFonts w:ascii="Cambria" w:hAnsi="Cambria"/>
              </w:rPr>
            </w:pPr>
            <w:r w:rsidRPr="00084A17">
              <w:rPr>
                <w:rFonts w:ascii="Cambria" w:hAnsi="Cambria"/>
              </w:rPr>
              <w:tab/>
              <w:t>Summary of Results</w:t>
            </w:r>
          </w:p>
        </w:tc>
        <w:tc>
          <w:tcPr>
            <w:tcW w:w="564" w:type="dxa"/>
          </w:tcPr>
          <w:p w14:paraId="51F1AAB5" w14:textId="77777777" w:rsidR="00AD5D48" w:rsidRPr="00084A17" w:rsidRDefault="00AD5D48" w:rsidP="00E77A0C">
            <w:pPr>
              <w:jc w:val="right"/>
              <w:rPr>
                <w:rFonts w:ascii="Cambria" w:hAnsi="Cambria"/>
              </w:rPr>
            </w:pPr>
            <w:r>
              <w:rPr>
                <w:rFonts w:ascii="Cambria" w:hAnsi="Cambria"/>
              </w:rPr>
              <w:t>#</w:t>
            </w:r>
          </w:p>
        </w:tc>
      </w:tr>
      <w:tr w:rsidR="00AD5D48" w:rsidRPr="00084A17" w14:paraId="75547026" w14:textId="77777777" w:rsidTr="00AD5D48">
        <w:tc>
          <w:tcPr>
            <w:tcW w:w="7346" w:type="dxa"/>
          </w:tcPr>
          <w:p w14:paraId="7DAED598" w14:textId="77777777" w:rsidR="00AD5D48" w:rsidRPr="00084A17" w:rsidRDefault="00AD5D48" w:rsidP="00E77A0C">
            <w:pPr>
              <w:rPr>
                <w:rFonts w:ascii="Cambria" w:hAnsi="Cambria"/>
              </w:rPr>
            </w:pPr>
            <w:r w:rsidRPr="00084A17">
              <w:rPr>
                <w:rFonts w:ascii="Cambria" w:hAnsi="Cambria"/>
              </w:rPr>
              <w:tab/>
              <w:t>Limitations</w:t>
            </w:r>
          </w:p>
        </w:tc>
        <w:tc>
          <w:tcPr>
            <w:tcW w:w="564" w:type="dxa"/>
          </w:tcPr>
          <w:p w14:paraId="374536CF" w14:textId="77777777" w:rsidR="00AD5D48" w:rsidRPr="00084A17" w:rsidRDefault="00AD5D48" w:rsidP="00E77A0C">
            <w:pPr>
              <w:jc w:val="right"/>
              <w:rPr>
                <w:rFonts w:ascii="Cambria" w:hAnsi="Cambria"/>
              </w:rPr>
            </w:pPr>
            <w:r>
              <w:rPr>
                <w:rFonts w:ascii="Cambria" w:hAnsi="Cambria"/>
              </w:rPr>
              <w:t>#</w:t>
            </w:r>
          </w:p>
        </w:tc>
      </w:tr>
      <w:tr w:rsidR="00AD5D48" w:rsidRPr="00084A17" w14:paraId="728159A9" w14:textId="77777777" w:rsidTr="00AD5D48">
        <w:tc>
          <w:tcPr>
            <w:tcW w:w="7346" w:type="dxa"/>
          </w:tcPr>
          <w:p w14:paraId="435F508D" w14:textId="77777777" w:rsidR="00AD5D48" w:rsidRPr="00084A17" w:rsidRDefault="00AD5D48" w:rsidP="00E77A0C">
            <w:pPr>
              <w:rPr>
                <w:rFonts w:ascii="Cambria" w:hAnsi="Cambria"/>
              </w:rPr>
            </w:pPr>
            <w:r w:rsidRPr="00084A17">
              <w:rPr>
                <w:rFonts w:ascii="Cambria" w:hAnsi="Cambria"/>
              </w:rPr>
              <w:tab/>
              <w:t>Recommendations for Future Studies</w:t>
            </w:r>
          </w:p>
        </w:tc>
        <w:tc>
          <w:tcPr>
            <w:tcW w:w="564" w:type="dxa"/>
          </w:tcPr>
          <w:p w14:paraId="3AA1F6AF" w14:textId="77777777" w:rsidR="00AD5D48" w:rsidRPr="00084A17" w:rsidRDefault="00AD5D48" w:rsidP="00E77A0C">
            <w:pPr>
              <w:jc w:val="right"/>
              <w:rPr>
                <w:rFonts w:ascii="Cambria" w:hAnsi="Cambria"/>
              </w:rPr>
            </w:pPr>
            <w:r>
              <w:rPr>
                <w:rFonts w:ascii="Cambria" w:hAnsi="Cambria"/>
              </w:rPr>
              <w:t>#</w:t>
            </w:r>
          </w:p>
        </w:tc>
      </w:tr>
      <w:tr w:rsidR="00AD5D48" w:rsidRPr="00084A17" w14:paraId="1030D244" w14:textId="77777777" w:rsidTr="00AD5D48">
        <w:tc>
          <w:tcPr>
            <w:tcW w:w="7346" w:type="dxa"/>
          </w:tcPr>
          <w:p w14:paraId="67598A2D" w14:textId="77777777" w:rsidR="00AD5D48" w:rsidRPr="00084A17" w:rsidRDefault="00AD5D48" w:rsidP="00E77A0C">
            <w:pPr>
              <w:rPr>
                <w:rFonts w:ascii="Cambria" w:hAnsi="Cambria"/>
              </w:rPr>
            </w:pPr>
          </w:p>
        </w:tc>
        <w:tc>
          <w:tcPr>
            <w:tcW w:w="564" w:type="dxa"/>
          </w:tcPr>
          <w:p w14:paraId="7116BBD5" w14:textId="77777777" w:rsidR="00AD5D48" w:rsidRPr="00084A17" w:rsidRDefault="00AD5D48" w:rsidP="00E77A0C">
            <w:pPr>
              <w:jc w:val="right"/>
              <w:rPr>
                <w:rFonts w:ascii="Cambria" w:hAnsi="Cambria"/>
              </w:rPr>
            </w:pPr>
          </w:p>
        </w:tc>
      </w:tr>
      <w:tr w:rsidR="00AD5D48" w:rsidRPr="004E2456" w14:paraId="089E2202" w14:textId="77777777" w:rsidTr="00AD5D48">
        <w:tc>
          <w:tcPr>
            <w:tcW w:w="7346" w:type="dxa"/>
          </w:tcPr>
          <w:p w14:paraId="3BFF4628" w14:textId="77777777" w:rsidR="00AD5D48" w:rsidRPr="00084A17" w:rsidRDefault="00AD5D48" w:rsidP="00E77A0C">
            <w:pPr>
              <w:rPr>
                <w:rFonts w:ascii="Cambria" w:hAnsi="Cambria"/>
                <w:b/>
                <w:bCs/>
              </w:rPr>
            </w:pPr>
            <w:r w:rsidRPr="00084A17">
              <w:rPr>
                <w:rFonts w:ascii="Cambria" w:hAnsi="Cambria"/>
                <w:b/>
                <w:bCs/>
              </w:rPr>
              <w:t>Conclusion</w:t>
            </w:r>
          </w:p>
        </w:tc>
        <w:tc>
          <w:tcPr>
            <w:tcW w:w="564" w:type="dxa"/>
          </w:tcPr>
          <w:p w14:paraId="4B334300" w14:textId="77777777" w:rsidR="00AD5D48" w:rsidRPr="004E2456" w:rsidRDefault="00AD5D48" w:rsidP="00E77A0C">
            <w:pPr>
              <w:jc w:val="right"/>
              <w:rPr>
                <w:rFonts w:ascii="Cambria" w:hAnsi="Cambria"/>
                <w:b/>
                <w:bCs/>
              </w:rPr>
            </w:pPr>
            <w:r w:rsidRPr="004E2456">
              <w:rPr>
                <w:rFonts w:ascii="Cambria" w:hAnsi="Cambria"/>
                <w:b/>
                <w:bCs/>
              </w:rPr>
              <w:t>#</w:t>
            </w:r>
          </w:p>
        </w:tc>
      </w:tr>
      <w:tr w:rsidR="00AD5D48" w:rsidRPr="00084A17" w14:paraId="5F9B1FA6" w14:textId="77777777" w:rsidTr="00AD5D48">
        <w:tc>
          <w:tcPr>
            <w:tcW w:w="7346" w:type="dxa"/>
          </w:tcPr>
          <w:p w14:paraId="358B5363" w14:textId="77777777" w:rsidR="00AD5D48" w:rsidRPr="00084A17" w:rsidRDefault="00AD5D48" w:rsidP="00E77A0C">
            <w:pPr>
              <w:rPr>
                <w:rFonts w:ascii="Cambria" w:hAnsi="Cambria"/>
              </w:rPr>
            </w:pPr>
          </w:p>
        </w:tc>
        <w:tc>
          <w:tcPr>
            <w:tcW w:w="564" w:type="dxa"/>
          </w:tcPr>
          <w:p w14:paraId="3D0ABA55" w14:textId="77777777" w:rsidR="00AD5D48" w:rsidRPr="00084A17" w:rsidRDefault="00AD5D48" w:rsidP="00E77A0C">
            <w:pPr>
              <w:jc w:val="right"/>
              <w:rPr>
                <w:rFonts w:ascii="Cambria" w:hAnsi="Cambria"/>
              </w:rPr>
            </w:pPr>
          </w:p>
        </w:tc>
      </w:tr>
      <w:tr w:rsidR="00AD5D48" w:rsidRPr="004E2456" w14:paraId="0C9ADEAA" w14:textId="77777777" w:rsidTr="00AD5D48">
        <w:tc>
          <w:tcPr>
            <w:tcW w:w="7346" w:type="dxa"/>
          </w:tcPr>
          <w:p w14:paraId="5D1A1C2A" w14:textId="77777777" w:rsidR="00AD5D48" w:rsidRPr="00084A17" w:rsidRDefault="00AD5D48" w:rsidP="00E77A0C">
            <w:pPr>
              <w:rPr>
                <w:rFonts w:ascii="Cambria" w:hAnsi="Cambria"/>
                <w:b/>
                <w:bCs/>
              </w:rPr>
            </w:pPr>
            <w:r w:rsidRPr="00084A17">
              <w:rPr>
                <w:rFonts w:ascii="Cambria" w:hAnsi="Cambria"/>
                <w:b/>
                <w:bCs/>
              </w:rPr>
              <w:t>References</w:t>
            </w:r>
          </w:p>
        </w:tc>
        <w:tc>
          <w:tcPr>
            <w:tcW w:w="564" w:type="dxa"/>
          </w:tcPr>
          <w:p w14:paraId="4DB75092" w14:textId="77777777" w:rsidR="00AD5D48" w:rsidRPr="004E2456" w:rsidRDefault="00AD5D48" w:rsidP="00E77A0C">
            <w:pPr>
              <w:jc w:val="right"/>
              <w:rPr>
                <w:rFonts w:ascii="Cambria" w:hAnsi="Cambria"/>
                <w:b/>
                <w:bCs/>
              </w:rPr>
            </w:pPr>
            <w:r w:rsidRPr="004E2456">
              <w:rPr>
                <w:rFonts w:ascii="Cambria" w:hAnsi="Cambria"/>
                <w:b/>
                <w:bCs/>
              </w:rPr>
              <w:t>#</w:t>
            </w:r>
          </w:p>
        </w:tc>
      </w:tr>
      <w:tr w:rsidR="00AD5D48" w:rsidRPr="00084A17" w14:paraId="2DD8AF87" w14:textId="77777777" w:rsidTr="00AD5D48">
        <w:tc>
          <w:tcPr>
            <w:tcW w:w="7346" w:type="dxa"/>
          </w:tcPr>
          <w:p w14:paraId="2C5CC945" w14:textId="77777777" w:rsidR="00AD5D48" w:rsidRPr="00084A17" w:rsidRDefault="00AD5D48" w:rsidP="00E77A0C">
            <w:pPr>
              <w:rPr>
                <w:rFonts w:ascii="Cambria" w:hAnsi="Cambria"/>
              </w:rPr>
            </w:pPr>
          </w:p>
        </w:tc>
        <w:tc>
          <w:tcPr>
            <w:tcW w:w="564" w:type="dxa"/>
          </w:tcPr>
          <w:p w14:paraId="7EA227AA" w14:textId="77777777" w:rsidR="00AD5D48" w:rsidRPr="00084A17" w:rsidRDefault="00AD5D48" w:rsidP="00E77A0C">
            <w:pPr>
              <w:jc w:val="right"/>
              <w:rPr>
                <w:rFonts w:ascii="Cambria" w:hAnsi="Cambria"/>
              </w:rPr>
            </w:pPr>
          </w:p>
        </w:tc>
      </w:tr>
      <w:tr w:rsidR="00AD5D48" w:rsidRPr="004E2456" w14:paraId="4C12D125" w14:textId="77777777" w:rsidTr="00AD5D48">
        <w:tc>
          <w:tcPr>
            <w:tcW w:w="7346" w:type="dxa"/>
          </w:tcPr>
          <w:p w14:paraId="6CD290CD" w14:textId="77777777" w:rsidR="00AD5D48" w:rsidRPr="00084A17" w:rsidRDefault="00AD5D48" w:rsidP="00E77A0C">
            <w:pPr>
              <w:rPr>
                <w:rFonts w:ascii="Cambria" w:hAnsi="Cambria"/>
                <w:b/>
                <w:bCs/>
              </w:rPr>
            </w:pPr>
            <w:r w:rsidRPr="00084A17">
              <w:rPr>
                <w:rFonts w:ascii="Cambria" w:hAnsi="Cambria"/>
                <w:b/>
                <w:bCs/>
              </w:rPr>
              <w:t>Appendix</w:t>
            </w:r>
          </w:p>
        </w:tc>
        <w:tc>
          <w:tcPr>
            <w:tcW w:w="564" w:type="dxa"/>
          </w:tcPr>
          <w:p w14:paraId="650A029B" w14:textId="77777777" w:rsidR="00AD5D48" w:rsidRPr="004E2456" w:rsidRDefault="00AD5D48" w:rsidP="00E77A0C">
            <w:pPr>
              <w:jc w:val="right"/>
              <w:rPr>
                <w:rFonts w:ascii="Cambria" w:hAnsi="Cambria"/>
                <w:b/>
                <w:bCs/>
              </w:rPr>
            </w:pPr>
            <w:r w:rsidRPr="004E2456">
              <w:rPr>
                <w:rFonts w:ascii="Cambria" w:hAnsi="Cambria"/>
                <w:b/>
                <w:bCs/>
              </w:rPr>
              <w:t>#</w:t>
            </w:r>
          </w:p>
        </w:tc>
      </w:tr>
      <w:tr w:rsidR="00AD5D48" w:rsidRPr="00084A17" w14:paraId="38D77A74" w14:textId="77777777" w:rsidTr="00AD5D48">
        <w:tc>
          <w:tcPr>
            <w:tcW w:w="7346" w:type="dxa"/>
          </w:tcPr>
          <w:p w14:paraId="08EE544F" w14:textId="77777777" w:rsidR="00AD5D48" w:rsidRPr="00084A17" w:rsidRDefault="00AD5D48" w:rsidP="00E77A0C">
            <w:pPr>
              <w:rPr>
                <w:rFonts w:ascii="Cambria" w:hAnsi="Cambria"/>
              </w:rPr>
            </w:pPr>
            <w:r w:rsidRPr="00084A17">
              <w:rPr>
                <w:rFonts w:ascii="Cambria" w:hAnsi="Cambria"/>
              </w:rPr>
              <w:tab/>
              <w:t>Table A-1: Average by State</w:t>
            </w:r>
          </w:p>
        </w:tc>
        <w:tc>
          <w:tcPr>
            <w:tcW w:w="564" w:type="dxa"/>
          </w:tcPr>
          <w:p w14:paraId="3A250256" w14:textId="77777777" w:rsidR="00AD5D48" w:rsidRPr="00084A17" w:rsidRDefault="00AD5D48" w:rsidP="00E77A0C">
            <w:pPr>
              <w:jc w:val="right"/>
              <w:rPr>
                <w:rFonts w:ascii="Cambria" w:hAnsi="Cambria"/>
              </w:rPr>
            </w:pPr>
            <w:r>
              <w:rPr>
                <w:rFonts w:ascii="Cambria" w:hAnsi="Cambria"/>
              </w:rPr>
              <w:t>#</w:t>
            </w:r>
          </w:p>
        </w:tc>
      </w:tr>
      <w:tr w:rsidR="00AD5D48" w:rsidRPr="00084A17" w14:paraId="7E241022" w14:textId="77777777" w:rsidTr="00AD5D48">
        <w:tc>
          <w:tcPr>
            <w:tcW w:w="7346" w:type="dxa"/>
          </w:tcPr>
          <w:p w14:paraId="3D818C7B" w14:textId="77777777" w:rsidR="00AD5D48" w:rsidRPr="00084A17" w:rsidRDefault="00AD5D48" w:rsidP="00E77A0C">
            <w:pPr>
              <w:rPr>
                <w:rFonts w:ascii="Cambria" w:hAnsi="Cambria"/>
              </w:rPr>
            </w:pPr>
            <w:r w:rsidRPr="00084A17">
              <w:rPr>
                <w:rFonts w:ascii="Cambria" w:hAnsi="Cambria"/>
              </w:rPr>
              <w:tab/>
              <w:t>Table A-2: Correlation Coefficients</w:t>
            </w:r>
          </w:p>
        </w:tc>
        <w:tc>
          <w:tcPr>
            <w:tcW w:w="564" w:type="dxa"/>
          </w:tcPr>
          <w:p w14:paraId="2DF72A72" w14:textId="77777777" w:rsidR="00AD5D48" w:rsidRPr="00084A17" w:rsidRDefault="00AD5D48" w:rsidP="00E77A0C">
            <w:pPr>
              <w:jc w:val="right"/>
              <w:rPr>
                <w:rFonts w:ascii="Cambria" w:hAnsi="Cambria"/>
              </w:rPr>
            </w:pPr>
            <w:r>
              <w:rPr>
                <w:rFonts w:ascii="Cambria" w:hAnsi="Cambria"/>
              </w:rPr>
              <w:t>#</w:t>
            </w:r>
          </w:p>
        </w:tc>
      </w:tr>
      <w:tr w:rsidR="00AD5D48" w:rsidRPr="00084A17" w14:paraId="062D8040" w14:textId="77777777" w:rsidTr="00AD5D48">
        <w:tc>
          <w:tcPr>
            <w:tcW w:w="7346" w:type="dxa"/>
          </w:tcPr>
          <w:p w14:paraId="488BD572" w14:textId="77777777" w:rsidR="00AD5D48" w:rsidRPr="00084A17" w:rsidRDefault="00AD5D48" w:rsidP="00E77A0C">
            <w:pPr>
              <w:rPr>
                <w:rFonts w:ascii="Cambria" w:hAnsi="Cambria"/>
              </w:rPr>
            </w:pPr>
            <w:r w:rsidRPr="00084A17">
              <w:rPr>
                <w:rFonts w:ascii="Cambria" w:hAnsi="Cambria"/>
              </w:rPr>
              <w:tab/>
              <w:t>Figures A-1 to A-6: Charts of Missing Data Rates</w:t>
            </w:r>
          </w:p>
        </w:tc>
        <w:tc>
          <w:tcPr>
            <w:tcW w:w="564" w:type="dxa"/>
          </w:tcPr>
          <w:p w14:paraId="3788623D" w14:textId="77777777" w:rsidR="00AD5D48" w:rsidRPr="00084A17" w:rsidRDefault="00AD5D48" w:rsidP="00E77A0C">
            <w:pPr>
              <w:jc w:val="right"/>
              <w:rPr>
                <w:rFonts w:ascii="Cambria" w:hAnsi="Cambria"/>
              </w:rPr>
            </w:pPr>
            <w:r>
              <w:rPr>
                <w:rFonts w:ascii="Cambria" w:hAnsi="Cambria"/>
              </w:rPr>
              <w:t>#</w:t>
            </w:r>
          </w:p>
        </w:tc>
      </w:tr>
      <w:tr w:rsidR="00AD5D48" w:rsidRPr="00084A17" w14:paraId="4E8AB6BA" w14:textId="77777777" w:rsidTr="00AD5D48">
        <w:tc>
          <w:tcPr>
            <w:tcW w:w="7346" w:type="dxa"/>
          </w:tcPr>
          <w:p w14:paraId="1A9DD2AC" w14:textId="77777777" w:rsidR="00AD5D48" w:rsidRPr="001D1923" w:rsidRDefault="00AD5D48" w:rsidP="00E77A0C">
            <w:pPr>
              <w:rPr>
                <w:rFonts w:ascii="Cambria" w:hAnsi="Cambria"/>
              </w:rPr>
            </w:pPr>
            <w:r w:rsidRPr="00084A17">
              <w:rPr>
                <w:rFonts w:ascii="Cambria" w:hAnsi="Cambria"/>
              </w:rPr>
              <w:tab/>
            </w:r>
            <w:r w:rsidRPr="001D1923">
              <w:rPr>
                <w:rFonts w:ascii="Cambria" w:hAnsi="Cambria"/>
              </w:rPr>
              <w:t>F</w:t>
            </w:r>
            <w:r>
              <w:rPr>
                <w:rFonts w:ascii="Cambria" w:hAnsi="Cambria"/>
              </w:rPr>
              <w:t>igures</w:t>
            </w:r>
            <w:r w:rsidRPr="001D1923">
              <w:rPr>
                <w:rFonts w:ascii="Cambria" w:hAnsi="Cambria"/>
              </w:rPr>
              <w:t xml:space="preserve"> A-6 to A-8: Model Diagnostics Plots</w:t>
            </w:r>
          </w:p>
          <w:p w14:paraId="33A7C589" w14:textId="77777777" w:rsidR="00AD5D48" w:rsidRPr="00084A17" w:rsidRDefault="00AD5D48" w:rsidP="00E77A0C">
            <w:pPr>
              <w:rPr>
                <w:rFonts w:ascii="Cambria" w:hAnsi="Cambria"/>
              </w:rPr>
            </w:pPr>
          </w:p>
        </w:tc>
        <w:tc>
          <w:tcPr>
            <w:tcW w:w="564" w:type="dxa"/>
          </w:tcPr>
          <w:p w14:paraId="4651E353" w14:textId="77777777" w:rsidR="00AD5D48" w:rsidRPr="00084A17" w:rsidRDefault="00AD5D48" w:rsidP="00E77A0C">
            <w:pPr>
              <w:jc w:val="right"/>
              <w:rPr>
                <w:rFonts w:ascii="Cambria" w:hAnsi="Cambria"/>
              </w:rPr>
            </w:pPr>
            <w:r>
              <w:rPr>
                <w:rFonts w:ascii="Cambria" w:hAnsi="Cambria"/>
              </w:rPr>
              <w:t>#</w:t>
            </w:r>
          </w:p>
        </w:tc>
      </w:tr>
      <w:tr w:rsidR="00AD5D48" w:rsidRPr="00084A17" w14:paraId="7B2C84C7" w14:textId="77777777" w:rsidTr="00AD5D48">
        <w:tc>
          <w:tcPr>
            <w:tcW w:w="7346" w:type="dxa"/>
          </w:tcPr>
          <w:p w14:paraId="3A90D3AA" w14:textId="77777777" w:rsidR="00AD5D48" w:rsidRPr="00084A17" w:rsidRDefault="00AD5D48" w:rsidP="00E77A0C">
            <w:pPr>
              <w:rPr>
                <w:rFonts w:ascii="Cambria" w:hAnsi="Cambria"/>
              </w:rPr>
            </w:pPr>
          </w:p>
        </w:tc>
        <w:tc>
          <w:tcPr>
            <w:tcW w:w="564" w:type="dxa"/>
          </w:tcPr>
          <w:p w14:paraId="6114EF48" w14:textId="77777777" w:rsidR="00AD5D48" w:rsidRPr="00084A17" w:rsidRDefault="00AD5D48" w:rsidP="00E77A0C">
            <w:pPr>
              <w:jc w:val="right"/>
              <w:rPr>
                <w:rFonts w:ascii="Cambria" w:hAnsi="Cambria"/>
              </w:rPr>
            </w:pPr>
          </w:p>
        </w:tc>
      </w:tr>
    </w:tbl>
    <w:p w14:paraId="75EECE82" w14:textId="7053EEC1" w:rsidR="00C55043" w:rsidRDefault="00C55043" w:rsidP="00AD5D48">
      <w:pPr>
        <w:rPr>
          <w:rFonts w:ascii="Cambria" w:hAnsi="Cambria"/>
        </w:rPr>
      </w:pPr>
    </w:p>
    <w:p w14:paraId="2067F5D0" w14:textId="77777777" w:rsidR="00C55043" w:rsidRPr="006E7D79" w:rsidRDefault="00C55043" w:rsidP="006E7D79">
      <w:pPr>
        <w:jc w:val="center"/>
        <w:rPr>
          <w:rFonts w:ascii="Cambria" w:hAnsi="Cambria"/>
          <w:b/>
          <w:bCs/>
          <w:sz w:val="32"/>
          <w:szCs w:val="32"/>
        </w:rPr>
      </w:pPr>
      <w:r>
        <w:rPr>
          <w:rFonts w:ascii="Cambria" w:hAnsi="Cambria"/>
        </w:rPr>
        <w:br w:type="page"/>
      </w:r>
      <w:r w:rsidRPr="006E7D79">
        <w:rPr>
          <w:rFonts w:ascii="Cambria" w:hAnsi="Cambria"/>
          <w:b/>
          <w:bCs/>
          <w:sz w:val="32"/>
          <w:szCs w:val="32"/>
        </w:rPr>
        <w:lastRenderedPageBreak/>
        <w:t>Glossary of Terms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7195"/>
      </w:tblGrid>
      <w:tr w:rsidR="00C55043" w:rsidRPr="00C974DA" w14:paraId="0F571C8B" w14:textId="77777777" w:rsidTr="00E77A0C">
        <w:tc>
          <w:tcPr>
            <w:tcW w:w="2155" w:type="dxa"/>
          </w:tcPr>
          <w:p w14:paraId="4F4DE189" w14:textId="77777777" w:rsidR="00C55043" w:rsidRPr="00C974DA" w:rsidRDefault="00C55043" w:rsidP="00E77A0C">
            <w:pPr>
              <w:spacing w:before="120" w:after="120"/>
              <w:rPr>
                <w:rFonts w:ascii="Cambria" w:hAnsi="Cambria"/>
                <w:b/>
                <w:bCs/>
              </w:rPr>
            </w:pPr>
            <w:r w:rsidRPr="00C974DA">
              <w:rPr>
                <w:rFonts w:ascii="Cambria" w:hAnsi="Cambria"/>
                <w:b/>
                <w:bCs/>
              </w:rPr>
              <w:t>Term</w:t>
            </w:r>
          </w:p>
        </w:tc>
        <w:tc>
          <w:tcPr>
            <w:tcW w:w="7195" w:type="dxa"/>
          </w:tcPr>
          <w:p w14:paraId="79D22EB7" w14:textId="77777777" w:rsidR="00C55043" w:rsidRPr="00C974DA" w:rsidRDefault="00C55043" w:rsidP="00E77A0C">
            <w:pPr>
              <w:spacing w:before="120" w:after="120"/>
              <w:rPr>
                <w:rFonts w:ascii="Cambria" w:hAnsi="Cambria"/>
                <w:b/>
                <w:bCs/>
              </w:rPr>
            </w:pPr>
            <w:r w:rsidRPr="00C974DA">
              <w:rPr>
                <w:rFonts w:ascii="Cambria" w:hAnsi="Cambria"/>
                <w:b/>
                <w:bCs/>
              </w:rPr>
              <w:t>Definition</w:t>
            </w:r>
          </w:p>
        </w:tc>
      </w:tr>
      <w:tr w:rsidR="00C55043" w:rsidRPr="00C974DA" w14:paraId="600B5A48" w14:textId="77777777" w:rsidTr="00E77A0C">
        <w:tc>
          <w:tcPr>
            <w:tcW w:w="2155" w:type="dxa"/>
          </w:tcPr>
          <w:p w14:paraId="1BEEAFEE" w14:textId="77777777" w:rsidR="00C55043" w:rsidRPr="00C974DA" w:rsidRDefault="00C55043" w:rsidP="00E77A0C">
            <w:pPr>
              <w:spacing w:before="120" w:after="120"/>
              <w:rPr>
                <w:rFonts w:ascii="Cambria" w:hAnsi="Cambria"/>
                <w:i/>
                <w:iCs/>
              </w:rPr>
            </w:pPr>
            <w:r w:rsidRPr="00C974DA">
              <w:rPr>
                <w:rFonts w:ascii="Cambria" w:hAnsi="Cambria"/>
                <w:i/>
                <w:iCs/>
              </w:rPr>
              <w:t>Admitted Patient (Inpatient)</w:t>
            </w:r>
          </w:p>
        </w:tc>
        <w:tc>
          <w:tcPr>
            <w:tcW w:w="7195" w:type="dxa"/>
          </w:tcPr>
          <w:p w14:paraId="2EDFF01D" w14:textId="77777777" w:rsidR="00C55043" w:rsidRPr="00C974DA" w:rsidRDefault="00C55043" w:rsidP="00E77A0C">
            <w:pPr>
              <w:spacing w:before="120" w:after="120"/>
              <w:rPr>
                <w:rFonts w:ascii="Cambria" w:hAnsi="Cambria"/>
              </w:rPr>
            </w:pPr>
            <w:r w:rsidRPr="00C974DA">
              <w:rPr>
                <w:rFonts w:ascii="Cambria" w:hAnsi="Cambria"/>
              </w:rPr>
              <w:t>A person who goes into the hospital to receive medical care, and stays there one or more nights while they are being treated (Cambridge Dictionary, n.d.)</w:t>
            </w:r>
          </w:p>
        </w:tc>
      </w:tr>
      <w:tr w:rsidR="00C55043" w:rsidRPr="00C974DA" w14:paraId="4C2F5193" w14:textId="77777777" w:rsidTr="00E77A0C">
        <w:tc>
          <w:tcPr>
            <w:tcW w:w="2155" w:type="dxa"/>
          </w:tcPr>
          <w:p w14:paraId="2E935C84" w14:textId="77777777" w:rsidR="00C55043" w:rsidRPr="00C974DA" w:rsidRDefault="00C55043" w:rsidP="00E77A0C">
            <w:pPr>
              <w:spacing w:before="120" w:after="120"/>
              <w:rPr>
                <w:rFonts w:ascii="Cambria" w:hAnsi="Cambria"/>
                <w:i/>
                <w:iCs/>
              </w:rPr>
            </w:pPr>
            <w:r w:rsidRPr="00C974DA">
              <w:rPr>
                <w:rFonts w:ascii="Cambria" w:hAnsi="Cambria"/>
                <w:i/>
                <w:iCs/>
              </w:rPr>
              <w:t>Boarding Time</w:t>
            </w:r>
          </w:p>
        </w:tc>
        <w:tc>
          <w:tcPr>
            <w:tcW w:w="7195" w:type="dxa"/>
          </w:tcPr>
          <w:p w14:paraId="6650FE0E" w14:textId="77777777" w:rsidR="00C55043" w:rsidRPr="00C974DA" w:rsidRDefault="00C55043" w:rsidP="00E77A0C">
            <w:pPr>
              <w:spacing w:before="120" w:after="120"/>
              <w:rPr>
                <w:rFonts w:ascii="Cambria" w:hAnsi="Cambria"/>
              </w:rPr>
            </w:pPr>
            <w:r w:rsidRPr="00C974DA">
              <w:rPr>
                <w:rFonts w:ascii="Cambria" w:hAnsi="Cambria"/>
              </w:rPr>
              <w:t>The difference in minutes between the time a decision is made to admit a patient to the hospital and the time they are transferred to an inpatient unit (American College of Emergency Physicians, 2018)</w:t>
            </w:r>
          </w:p>
        </w:tc>
      </w:tr>
      <w:tr w:rsidR="00C55043" w:rsidRPr="00C974DA" w14:paraId="7BFC92F0" w14:textId="77777777" w:rsidTr="00E77A0C">
        <w:tc>
          <w:tcPr>
            <w:tcW w:w="2155" w:type="dxa"/>
          </w:tcPr>
          <w:p w14:paraId="4E596339" w14:textId="77777777" w:rsidR="00C55043" w:rsidRPr="00C974DA" w:rsidRDefault="00C55043" w:rsidP="00E77A0C">
            <w:pPr>
              <w:spacing w:before="120" w:after="120"/>
              <w:rPr>
                <w:rFonts w:ascii="Cambria" w:hAnsi="Cambria"/>
                <w:i/>
                <w:iCs/>
              </w:rPr>
            </w:pPr>
            <w:r w:rsidRPr="00C974DA">
              <w:rPr>
                <w:rFonts w:ascii="Cambria" w:hAnsi="Cambria"/>
                <w:i/>
                <w:iCs/>
              </w:rPr>
              <w:t>Emergency Department</w:t>
            </w:r>
          </w:p>
        </w:tc>
        <w:tc>
          <w:tcPr>
            <w:tcW w:w="7195" w:type="dxa"/>
          </w:tcPr>
          <w:p w14:paraId="56404DFC" w14:textId="77777777" w:rsidR="00C55043" w:rsidRPr="00C974DA" w:rsidRDefault="00C55043" w:rsidP="00E77A0C">
            <w:pPr>
              <w:spacing w:before="120" w:after="120"/>
              <w:rPr>
                <w:rFonts w:ascii="Cambria" w:hAnsi="Cambria"/>
              </w:rPr>
            </w:pPr>
            <w:r w:rsidRPr="00C974DA">
              <w:rPr>
                <w:rFonts w:ascii="Cambria" w:hAnsi="Cambria"/>
              </w:rPr>
              <w:t xml:space="preserve">The </w:t>
            </w:r>
            <w:bookmarkStart w:id="0" w:name="_Hlk48907729"/>
            <w:r w:rsidRPr="00C974DA">
              <w:rPr>
                <w:rFonts w:ascii="Cambria" w:hAnsi="Cambria"/>
              </w:rPr>
              <w:t>department of a hospital responsible for the provision of medical and surgical care to patients arriving at the hospital in need of immediate care</w:t>
            </w:r>
            <w:bookmarkEnd w:id="0"/>
            <w:r w:rsidRPr="00C974DA">
              <w:rPr>
                <w:rFonts w:ascii="Cambria" w:hAnsi="Cambria"/>
              </w:rPr>
              <w:t xml:space="preserve"> (</w:t>
            </w:r>
            <w:proofErr w:type="spellStart"/>
            <w:r w:rsidRPr="00C974DA">
              <w:rPr>
                <w:rFonts w:ascii="Cambria" w:hAnsi="Cambria"/>
              </w:rPr>
              <w:t>Shiel</w:t>
            </w:r>
            <w:proofErr w:type="spellEnd"/>
            <w:r w:rsidRPr="00C974DA">
              <w:rPr>
                <w:rFonts w:ascii="Cambria" w:hAnsi="Cambria"/>
              </w:rPr>
              <w:t>, 2018)</w:t>
            </w:r>
          </w:p>
        </w:tc>
      </w:tr>
      <w:tr w:rsidR="00C55043" w:rsidRPr="00C974DA" w14:paraId="177C1A36" w14:textId="77777777" w:rsidTr="00E77A0C">
        <w:tc>
          <w:tcPr>
            <w:tcW w:w="2155" w:type="dxa"/>
          </w:tcPr>
          <w:p w14:paraId="239DEB96" w14:textId="77777777" w:rsidR="00C55043" w:rsidRPr="00C974DA" w:rsidRDefault="00C55043" w:rsidP="00E77A0C">
            <w:pPr>
              <w:spacing w:before="120" w:after="120"/>
              <w:rPr>
                <w:rFonts w:ascii="Cambria" w:hAnsi="Cambria"/>
                <w:i/>
                <w:iCs/>
              </w:rPr>
            </w:pPr>
            <w:r w:rsidRPr="00C974DA">
              <w:rPr>
                <w:rFonts w:ascii="Cambria" w:hAnsi="Cambria"/>
                <w:i/>
                <w:iCs/>
              </w:rPr>
              <w:t>Generalized Linear Model (GLM)</w:t>
            </w:r>
          </w:p>
        </w:tc>
        <w:tc>
          <w:tcPr>
            <w:tcW w:w="7195" w:type="dxa"/>
          </w:tcPr>
          <w:p w14:paraId="7C63B0A1" w14:textId="77777777" w:rsidR="00C55043" w:rsidRPr="00C974DA" w:rsidRDefault="00C55043" w:rsidP="00E77A0C">
            <w:pPr>
              <w:spacing w:before="120" w:after="120"/>
              <w:rPr>
                <w:rFonts w:ascii="Cambria" w:hAnsi="Cambria"/>
              </w:rPr>
            </w:pPr>
            <w:r w:rsidRPr="00C974DA">
              <w:rPr>
                <w:rFonts w:ascii="Cambria" w:hAnsi="Cambria"/>
              </w:rPr>
              <w:t>A technique of iterative weighted linear regression where observations are distributed according to some exponential family and systematic effects that can be made linear by a suitable transformation (</w:t>
            </w:r>
            <w:proofErr w:type="spellStart"/>
            <w:r w:rsidRPr="00C974DA">
              <w:rPr>
                <w:rFonts w:ascii="Cambria" w:hAnsi="Cambria"/>
              </w:rPr>
              <w:t>Nelder</w:t>
            </w:r>
            <w:proofErr w:type="spellEnd"/>
            <w:r w:rsidRPr="00C974DA">
              <w:rPr>
                <w:rFonts w:ascii="Cambria" w:hAnsi="Cambria"/>
              </w:rPr>
              <w:t xml:space="preserve"> and Wedderburn, 1972)</w:t>
            </w:r>
          </w:p>
        </w:tc>
      </w:tr>
      <w:tr w:rsidR="00C55043" w:rsidRPr="00C974DA" w14:paraId="45EF7497" w14:textId="77777777" w:rsidTr="00E77A0C">
        <w:tc>
          <w:tcPr>
            <w:tcW w:w="2155" w:type="dxa"/>
          </w:tcPr>
          <w:p w14:paraId="0F0637B4" w14:textId="77777777" w:rsidR="00C55043" w:rsidRPr="00C974DA" w:rsidRDefault="00C55043" w:rsidP="00E77A0C">
            <w:pPr>
              <w:spacing w:before="120" w:after="120"/>
              <w:rPr>
                <w:rFonts w:ascii="Cambria" w:hAnsi="Cambria"/>
                <w:i/>
                <w:iCs/>
              </w:rPr>
            </w:pPr>
            <w:r w:rsidRPr="00C974DA">
              <w:rPr>
                <w:rFonts w:ascii="Cambria" w:hAnsi="Cambria"/>
                <w:i/>
                <w:iCs/>
              </w:rPr>
              <w:t>Length of Stay (LOS)</w:t>
            </w:r>
          </w:p>
        </w:tc>
        <w:tc>
          <w:tcPr>
            <w:tcW w:w="7195" w:type="dxa"/>
          </w:tcPr>
          <w:p w14:paraId="7C939CB3" w14:textId="77777777" w:rsidR="00C55043" w:rsidRPr="00C974DA" w:rsidRDefault="00C55043" w:rsidP="00E77A0C">
            <w:pPr>
              <w:spacing w:before="120" w:after="120"/>
              <w:rPr>
                <w:rFonts w:ascii="Cambria" w:hAnsi="Cambria"/>
              </w:rPr>
            </w:pPr>
            <w:r w:rsidRPr="00C974DA">
              <w:rPr>
                <w:rFonts w:ascii="Cambria" w:hAnsi="Cambria"/>
              </w:rPr>
              <w:t>The difference in minutes between the time a patient arrives at the emergency department and the time they are either discharged or admitted to the hospital as an inpatient (Pines et al., 2009)</w:t>
            </w:r>
          </w:p>
        </w:tc>
      </w:tr>
      <w:tr w:rsidR="00C55043" w:rsidRPr="00C974DA" w14:paraId="0AD3BCDB" w14:textId="77777777" w:rsidTr="00E77A0C">
        <w:tc>
          <w:tcPr>
            <w:tcW w:w="2155" w:type="dxa"/>
          </w:tcPr>
          <w:p w14:paraId="0E589E8C" w14:textId="77777777" w:rsidR="00C55043" w:rsidRPr="00C974DA" w:rsidRDefault="00C55043" w:rsidP="00E77A0C">
            <w:pPr>
              <w:spacing w:before="120" w:after="120"/>
              <w:rPr>
                <w:rFonts w:ascii="Cambria" w:hAnsi="Cambria"/>
                <w:i/>
                <w:iCs/>
              </w:rPr>
            </w:pPr>
            <w:r w:rsidRPr="00C974DA">
              <w:rPr>
                <w:rFonts w:ascii="Cambria" w:hAnsi="Cambria"/>
                <w:i/>
                <w:iCs/>
              </w:rPr>
              <w:t>Left Without Being Seen (LWBS)</w:t>
            </w:r>
          </w:p>
        </w:tc>
        <w:tc>
          <w:tcPr>
            <w:tcW w:w="7195" w:type="dxa"/>
          </w:tcPr>
          <w:p w14:paraId="78C72497" w14:textId="77777777" w:rsidR="00C55043" w:rsidRPr="00C974DA" w:rsidRDefault="00C55043" w:rsidP="00E77A0C">
            <w:pPr>
              <w:spacing w:before="120" w:after="120"/>
              <w:rPr>
                <w:rFonts w:ascii="Cambria" w:hAnsi="Cambria"/>
              </w:rPr>
            </w:pPr>
            <w:r w:rsidRPr="00C974DA">
              <w:rPr>
                <w:rFonts w:ascii="Cambria" w:hAnsi="Cambria"/>
              </w:rPr>
              <w:t>Proportion of patients who leave the emergency department from the waiting room, after having completed their administrative paperwork but before being seen by a doctor or nurse (Carron et al., 2014)</w:t>
            </w:r>
          </w:p>
        </w:tc>
      </w:tr>
      <w:tr w:rsidR="00C55043" w:rsidRPr="00C974DA" w14:paraId="26677C06" w14:textId="77777777" w:rsidTr="00E77A0C">
        <w:tc>
          <w:tcPr>
            <w:tcW w:w="2155" w:type="dxa"/>
          </w:tcPr>
          <w:p w14:paraId="7800C4BE" w14:textId="77777777" w:rsidR="00C55043" w:rsidRPr="00C974DA" w:rsidRDefault="00C55043" w:rsidP="00E77A0C">
            <w:pPr>
              <w:spacing w:before="120" w:after="120"/>
              <w:rPr>
                <w:rFonts w:ascii="Cambria" w:hAnsi="Cambria"/>
                <w:i/>
                <w:iCs/>
              </w:rPr>
            </w:pPr>
            <w:r w:rsidRPr="00C974DA">
              <w:rPr>
                <w:rFonts w:ascii="Cambria" w:hAnsi="Cambria"/>
                <w:i/>
                <w:iCs/>
              </w:rPr>
              <w:t>Medicaid</w:t>
            </w:r>
          </w:p>
        </w:tc>
        <w:tc>
          <w:tcPr>
            <w:tcW w:w="7195" w:type="dxa"/>
          </w:tcPr>
          <w:p w14:paraId="5088AD26" w14:textId="77777777" w:rsidR="00C55043" w:rsidRPr="00C974DA" w:rsidRDefault="00C55043" w:rsidP="00E77A0C">
            <w:pPr>
              <w:spacing w:before="120" w:after="120"/>
              <w:rPr>
                <w:rFonts w:ascii="Cambria" w:hAnsi="Cambria"/>
              </w:rPr>
            </w:pPr>
            <w:r w:rsidRPr="00C974DA">
              <w:rPr>
                <w:rFonts w:ascii="Cambria" w:hAnsi="Cambria"/>
              </w:rPr>
              <w:t>A federal program in the United States, administered by the individual states, providing health insurance to millions of Americans, including eligible low-income adults, children, pregnant women, elderly adults, and people with disabilities (Medicaid, 2020)</w:t>
            </w:r>
          </w:p>
        </w:tc>
      </w:tr>
      <w:tr w:rsidR="00C55043" w:rsidRPr="00C974DA" w14:paraId="11D3DA2A" w14:textId="77777777" w:rsidTr="00E77A0C">
        <w:tc>
          <w:tcPr>
            <w:tcW w:w="2155" w:type="dxa"/>
          </w:tcPr>
          <w:p w14:paraId="6B0DB743" w14:textId="77777777" w:rsidR="00C55043" w:rsidRPr="00C974DA" w:rsidRDefault="00C55043" w:rsidP="00E77A0C">
            <w:pPr>
              <w:spacing w:before="120" w:after="120"/>
              <w:rPr>
                <w:rFonts w:ascii="Cambria" w:hAnsi="Cambria"/>
                <w:i/>
                <w:iCs/>
              </w:rPr>
            </w:pPr>
            <w:r w:rsidRPr="00C974DA">
              <w:rPr>
                <w:rFonts w:ascii="Cambria" w:hAnsi="Cambria"/>
                <w:i/>
                <w:iCs/>
              </w:rPr>
              <w:t>Medicaid Expansion</w:t>
            </w:r>
          </w:p>
        </w:tc>
        <w:tc>
          <w:tcPr>
            <w:tcW w:w="7195" w:type="dxa"/>
          </w:tcPr>
          <w:p w14:paraId="083C7151" w14:textId="77777777" w:rsidR="00C55043" w:rsidRPr="00C974DA" w:rsidRDefault="00C55043" w:rsidP="00E77A0C">
            <w:pPr>
              <w:spacing w:before="120" w:after="120"/>
              <w:rPr>
                <w:rFonts w:ascii="Cambria" w:hAnsi="Cambria"/>
              </w:rPr>
            </w:pPr>
            <w:r w:rsidRPr="00C974DA">
              <w:rPr>
                <w:rFonts w:ascii="Cambria" w:hAnsi="Cambria"/>
              </w:rPr>
              <w:t xml:space="preserve">A provision in the Affordable Care Act of 2010 allowing states to expand Medicaid eligibility in order to cover all low-income individuals with incomes at or below 138 percent of the federal poverty line. States decide on their own whether to participate or not. As of 2018, 36 states plus D.C. had chosen to do so. (Garfield, </w:t>
            </w:r>
            <w:proofErr w:type="spellStart"/>
            <w:r w:rsidRPr="00C974DA">
              <w:rPr>
                <w:rFonts w:ascii="Cambria" w:hAnsi="Cambria"/>
              </w:rPr>
              <w:t>Orgera</w:t>
            </w:r>
            <w:proofErr w:type="spellEnd"/>
            <w:r w:rsidRPr="00C974DA">
              <w:rPr>
                <w:rFonts w:ascii="Cambria" w:hAnsi="Cambria"/>
              </w:rPr>
              <w:t xml:space="preserve"> &amp; Damico, 2020)</w:t>
            </w:r>
          </w:p>
        </w:tc>
      </w:tr>
      <w:tr w:rsidR="00C55043" w:rsidRPr="00C974DA" w14:paraId="38016CC1" w14:textId="77777777" w:rsidTr="00E77A0C">
        <w:tc>
          <w:tcPr>
            <w:tcW w:w="2155" w:type="dxa"/>
          </w:tcPr>
          <w:p w14:paraId="07653768" w14:textId="77777777" w:rsidR="00C55043" w:rsidRPr="00C974DA" w:rsidRDefault="00C55043" w:rsidP="00E77A0C">
            <w:pPr>
              <w:spacing w:before="120" w:after="120"/>
              <w:rPr>
                <w:rFonts w:ascii="Cambria" w:hAnsi="Cambria"/>
                <w:i/>
                <w:iCs/>
              </w:rPr>
            </w:pPr>
            <w:r w:rsidRPr="00C974DA">
              <w:rPr>
                <w:rFonts w:ascii="Cambria" w:hAnsi="Cambria"/>
                <w:i/>
                <w:iCs/>
              </w:rPr>
              <w:t>Medicare</w:t>
            </w:r>
          </w:p>
        </w:tc>
        <w:tc>
          <w:tcPr>
            <w:tcW w:w="7195" w:type="dxa"/>
          </w:tcPr>
          <w:p w14:paraId="510B4275" w14:textId="77777777" w:rsidR="00C55043" w:rsidRPr="00C974DA" w:rsidRDefault="00C55043" w:rsidP="00E77A0C">
            <w:pPr>
              <w:spacing w:before="120" w:after="120"/>
              <w:rPr>
                <w:rFonts w:ascii="Cambria" w:hAnsi="Cambria"/>
              </w:rPr>
            </w:pPr>
            <w:r w:rsidRPr="00C974DA">
              <w:rPr>
                <w:rFonts w:ascii="Cambria" w:hAnsi="Cambria"/>
              </w:rPr>
              <w:t>A federal health insurance program in the United States, primarily for people who are 65 or older (Medicare, n.d.)</w:t>
            </w:r>
          </w:p>
        </w:tc>
      </w:tr>
      <w:tr w:rsidR="00C55043" w:rsidRPr="00C974DA" w14:paraId="0D2965BA" w14:textId="77777777" w:rsidTr="00E77A0C">
        <w:tc>
          <w:tcPr>
            <w:tcW w:w="2155" w:type="dxa"/>
          </w:tcPr>
          <w:p w14:paraId="29B5F152" w14:textId="77777777" w:rsidR="00C55043" w:rsidRPr="00C974DA" w:rsidRDefault="00C55043" w:rsidP="00E77A0C">
            <w:pPr>
              <w:spacing w:before="120" w:after="120"/>
              <w:rPr>
                <w:rFonts w:ascii="Cambria" w:hAnsi="Cambria"/>
                <w:i/>
                <w:iCs/>
              </w:rPr>
            </w:pPr>
            <w:r w:rsidRPr="00C974DA">
              <w:rPr>
                <w:rFonts w:ascii="Cambria" w:hAnsi="Cambria"/>
                <w:i/>
                <w:iCs/>
              </w:rPr>
              <w:t>Wait Time</w:t>
            </w:r>
          </w:p>
        </w:tc>
        <w:tc>
          <w:tcPr>
            <w:tcW w:w="7195" w:type="dxa"/>
          </w:tcPr>
          <w:p w14:paraId="43F79C06" w14:textId="77777777" w:rsidR="00C55043" w:rsidRPr="00C974DA" w:rsidRDefault="00C55043" w:rsidP="00E77A0C">
            <w:pPr>
              <w:spacing w:before="120" w:after="120"/>
              <w:rPr>
                <w:rFonts w:ascii="Cambria" w:hAnsi="Cambria"/>
              </w:rPr>
            </w:pPr>
            <w:r w:rsidRPr="00C974DA">
              <w:rPr>
                <w:rFonts w:ascii="Cambria" w:hAnsi="Cambria"/>
              </w:rPr>
              <w:t>The difference in minutes between the time a patient arrives and the time of initial patient examination by an emergency department physician (National Center for Health Statistics, 2019).</w:t>
            </w:r>
          </w:p>
        </w:tc>
      </w:tr>
      <w:tr w:rsidR="00C55043" w:rsidRPr="00C974DA" w14:paraId="2374EEAB" w14:textId="77777777" w:rsidTr="00E77A0C">
        <w:tc>
          <w:tcPr>
            <w:tcW w:w="2155" w:type="dxa"/>
          </w:tcPr>
          <w:p w14:paraId="0830585B" w14:textId="77777777" w:rsidR="00C55043" w:rsidRPr="00C974DA" w:rsidRDefault="00C55043" w:rsidP="00E77A0C">
            <w:pPr>
              <w:spacing w:before="120" w:after="120"/>
              <w:rPr>
                <w:rFonts w:ascii="Cambria" w:hAnsi="Cambria"/>
                <w:i/>
                <w:iCs/>
              </w:rPr>
            </w:pPr>
            <w:r w:rsidRPr="00C974DA">
              <w:rPr>
                <w:rFonts w:ascii="Cambria" w:hAnsi="Cambria"/>
                <w:i/>
                <w:iCs/>
              </w:rPr>
              <w:t>Zip Code</w:t>
            </w:r>
          </w:p>
        </w:tc>
        <w:tc>
          <w:tcPr>
            <w:tcW w:w="7195" w:type="dxa"/>
          </w:tcPr>
          <w:p w14:paraId="41BA4EFC" w14:textId="77777777" w:rsidR="00C55043" w:rsidRPr="00C974DA" w:rsidRDefault="00C55043" w:rsidP="00E77A0C">
            <w:pPr>
              <w:spacing w:before="120" w:after="120"/>
              <w:rPr>
                <w:rFonts w:ascii="Cambria" w:hAnsi="Cambria"/>
              </w:rPr>
            </w:pPr>
            <w:r w:rsidRPr="00C974DA">
              <w:rPr>
                <w:rFonts w:ascii="Cambria" w:hAnsi="Cambria"/>
              </w:rPr>
              <w:t>A number that identifies a particular geographic area in the United States. Most commonly associated with postal delivery. (Merriam-Webster, n.d.)</w:t>
            </w:r>
          </w:p>
        </w:tc>
      </w:tr>
    </w:tbl>
    <w:p w14:paraId="5E1612DB" w14:textId="774A6660" w:rsidR="00B016A0" w:rsidRPr="00CD4BA0" w:rsidRDefault="00B016A0" w:rsidP="009F5EAB">
      <w:pPr>
        <w:spacing w:line="480" w:lineRule="auto"/>
        <w:jc w:val="center"/>
        <w:rPr>
          <w:rFonts w:ascii="Cambria" w:hAnsi="Cambria"/>
          <w:b/>
          <w:bCs/>
          <w:sz w:val="32"/>
          <w:szCs w:val="32"/>
        </w:rPr>
      </w:pPr>
      <w:r w:rsidRPr="00CD4BA0">
        <w:rPr>
          <w:rFonts w:ascii="Cambria" w:hAnsi="Cambria"/>
          <w:b/>
          <w:bCs/>
          <w:sz w:val="32"/>
          <w:szCs w:val="32"/>
        </w:rPr>
        <w:lastRenderedPageBreak/>
        <w:t>Introduction</w:t>
      </w:r>
    </w:p>
    <w:p w14:paraId="0FDE4FB3" w14:textId="77777777" w:rsidR="00B016A0" w:rsidRPr="00CD4BA0" w:rsidRDefault="00B016A0" w:rsidP="00B016A0">
      <w:pPr>
        <w:spacing w:line="480" w:lineRule="auto"/>
        <w:rPr>
          <w:rFonts w:ascii="Cambria" w:hAnsi="Cambria"/>
          <w:b/>
          <w:bCs/>
        </w:rPr>
      </w:pPr>
      <w:r w:rsidRPr="00CD4BA0">
        <w:rPr>
          <w:rFonts w:ascii="Cambria" w:hAnsi="Cambria"/>
          <w:b/>
          <w:bCs/>
        </w:rPr>
        <w:t>Overview of U.S. Health Care</w:t>
      </w:r>
    </w:p>
    <w:p w14:paraId="5EA44E55" w14:textId="77777777" w:rsidR="00B016A0" w:rsidRPr="00CD4BA0" w:rsidRDefault="00B016A0" w:rsidP="00B016A0">
      <w:pPr>
        <w:spacing w:line="480" w:lineRule="auto"/>
        <w:ind w:firstLine="720"/>
        <w:rPr>
          <w:rStyle w:val="Hyperlink"/>
          <w:rFonts w:ascii="Cambria" w:hAnsi="Cambria"/>
        </w:rPr>
      </w:pPr>
      <w:r w:rsidRPr="00CD4BA0">
        <w:rPr>
          <w:rFonts w:ascii="Cambria" w:hAnsi="Cambria"/>
        </w:rPr>
        <w:t xml:space="preserve">Unlike most developed nations, the United States does not have a universal health care system. Instead, the U.S. relies on a network of privately owned facilities, most of which are built around a for-profit model, to provide care. This comes despite the fact that federal and state governments pay a majority of the bill (Himmelstein and </w:t>
      </w:r>
      <w:proofErr w:type="spellStart"/>
      <w:r w:rsidRPr="00CD4BA0">
        <w:rPr>
          <w:rFonts w:ascii="Cambria" w:hAnsi="Cambria"/>
        </w:rPr>
        <w:t>Woolhammer</w:t>
      </w:r>
      <w:proofErr w:type="spellEnd"/>
      <w:r w:rsidRPr="00CD4BA0">
        <w:rPr>
          <w:rFonts w:ascii="Cambria" w:hAnsi="Cambria"/>
        </w:rPr>
        <w:t xml:space="preserve">, 2016). The result is a system that works smoothly for the privileged few at the expense of minorities, the uninsured, the geographically isolated, and those with lower income. </w:t>
      </w:r>
    </w:p>
    <w:p w14:paraId="605DF795" w14:textId="77777777" w:rsidR="00B016A0" w:rsidRPr="00CD4BA0" w:rsidRDefault="00B016A0" w:rsidP="00B016A0">
      <w:pPr>
        <w:spacing w:line="480" w:lineRule="auto"/>
        <w:rPr>
          <w:rFonts w:ascii="Cambria" w:hAnsi="Cambria"/>
          <w:b/>
          <w:bCs/>
        </w:rPr>
      </w:pPr>
      <w:r w:rsidRPr="00CD4BA0">
        <w:rPr>
          <w:rFonts w:ascii="Cambria" w:hAnsi="Cambria"/>
          <w:b/>
          <w:bCs/>
        </w:rPr>
        <w:t>Emergency Department Wait Times and Length of Stay</w:t>
      </w:r>
    </w:p>
    <w:p w14:paraId="0FEFEDC4" w14:textId="77777777" w:rsidR="00B016A0" w:rsidRPr="00CD4BA0" w:rsidRDefault="00B016A0" w:rsidP="00B016A0">
      <w:pPr>
        <w:spacing w:line="480" w:lineRule="auto"/>
        <w:ind w:firstLine="720"/>
        <w:rPr>
          <w:rFonts w:ascii="Cambria" w:hAnsi="Cambria"/>
        </w:rPr>
      </w:pPr>
      <w:r w:rsidRPr="00CD4BA0">
        <w:rPr>
          <w:rFonts w:ascii="Cambria" w:hAnsi="Cambria"/>
        </w:rPr>
        <w:t xml:space="preserve">An emergency department (ED) is the area of a hospital dedicated to providing acute medical and surgical care to patients arriving in need of immediate help. In an emergent situation, a visit to the emergency department, and receipt of proper care upon arrival, can be the difference between a person living and dying. That is why it can be extremely frustrating when a patient arrives at the ED with a painful condition only to be asked to wait. During that time, the injuries that patient came in with worsens, they may start to feel ignored or neglected, and their satisfaction steadily declines. For that reason, wait time is used as a critical quality measure when assessing ED outcomes. Among the studies reviewed herein, “wait time” is defined as the difference in minutes between the time a patient arrives and the time of initial patient examination by an emergency department physician (National Center for Health Statistics, 2019). </w:t>
      </w:r>
    </w:p>
    <w:p w14:paraId="02813B7E" w14:textId="031F7C5B" w:rsidR="00B016A0" w:rsidRPr="00CD4BA0" w:rsidRDefault="00B016A0" w:rsidP="00B016A0">
      <w:pPr>
        <w:spacing w:line="480" w:lineRule="auto"/>
        <w:ind w:firstLine="720"/>
        <w:rPr>
          <w:rFonts w:ascii="Cambria" w:hAnsi="Cambria"/>
        </w:rPr>
      </w:pPr>
      <w:r>
        <w:rPr>
          <w:rFonts w:ascii="Cambria" w:hAnsi="Cambria"/>
        </w:rPr>
        <w:t xml:space="preserve">The </w:t>
      </w:r>
      <w:r w:rsidRPr="00CD4BA0">
        <w:rPr>
          <w:rFonts w:ascii="Cambria" w:hAnsi="Cambria"/>
        </w:rPr>
        <w:t xml:space="preserve">second important measure is a patient’s emergency department length of stay (LOS). For patients ultimately admitted to the hospital, Pines et al. (2009) define LOS as the difference in minutes between the time a patient arrives at the ED and the time they are admitted to the hospital as an inpatient. For patients not admitted to the hospital, LOS is defined as the difference in minutes </w:t>
      </w:r>
      <w:r w:rsidRPr="00CD4BA0">
        <w:rPr>
          <w:rFonts w:ascii="Cambria" w:hAnsi="Cambria"/>
        </w:rPr>
        <w:lastRenderedPageBreak/>
        <w:t xml:space="preserve">between the time a patient arrives at the ED and the time they leave from the visit. Ensuring these measures are as low as possible while still providing quality care to each patient is a critical effort each hospital must constantly strive toward, because the longer a patient stays in the ED, the more likely they are to suffer an adverse health outcome. Research shows for example that extended LOS during an ED visit is associated with increased likelihood of a patient dying in the hospital within 30 days of their visit (Plunket et al., 2011). Based on their observations, the authors recommend a maximum ED stay of 4 and 6 hours for referrals and admissions, respectively. Another study from Australia shows a link between ED overcrowding, as measured by LOS, and an increased likelihood of a patient dying in the hospital within 10 days of their visit. In just one Canberra hospital, the effect of ED overcrowding equated to 13 deaths per year over a three year period (Richardson, 2006). </w:t>
      </w:r>
    </w:p>
    <w:p w14:paraId="32D40899" w14:textId="77777777" w:rsidR="00B016A0" w:rsidRPr="00CD4BA0" w:rsidRDefault="00B016A0" w:rsidP="00B016A0">
      <w:pPr>
        <w:spacing w:line="480" w:lineRule="auto"/>
        <w:ind w:firstLine="720"/>
        <w:rPr>
          <w:rFonts w:ascii="Cambria" w:hAnsi="Cambria"/>
        </w:rPr>
      </w:pPr>
      <w:r w:rsidRPr="00CD4BA0">
        <w:rPr>
          <w:rFonts w:ascii="Cambria" w:hAnsi="Cambria"/>
        </w:rPr>
        <w:t>Closely tied to emergency department wait times is the rate of patients leaving the ED without being seen. Carron et al. (2014) define this “indirect quality indicator” as the proportion of “</w:t>
      </w:r>
      <w:r w:rsidRPr="00CD4BA0">
        <w:rPr>
          <w:rFonts w:ascii="Cambria" w:hAnsi="Cambria"/>
          <w:shd w:val="clear" w:color="auto" w:fill="FFFFFF"/>
        </w:rPr>
        <w:t>patients who leave the ED from the waiting room, after having completed their administrative paperwork and usually an initial evaluation by a triage nurse.” These unplanned departures represent a missed opportunity to help a person in need and lead to a higher risk of failing health, hospital readmission and death in the weeks that follow.</w:t>
      </w:r>
      <w:r w:rsidRPr="00CD4BA0">
        <w:rPr>
          <w:rFonts w:ascii="Cambria" w:hAnsi="Cambria"/>
        </w:rPr>
        <w:t xml:space="preserve"> In the same paper, Carron et al. (2014) examine incidents of patients leaving the emergency department without being seen (LWBS), as well as incidents of patients leaving the emergency department after being seen but against medical advice (LAMA), over a six year period at </w:t>
      </w:r>
      <w:r w:rsidRPr="00CD4BA0">
        <w:rPr>
          <w:rFonts w:ascii="Cambria" w:hAnsi="Cambria"/>
          <w:shd w:val="clear" w:color="auto" w:fill="FFFFFF"/>
        </w:rPr>
        <w:t>Lausanne University Hospital in Switzerland</w:t>
      </w:r>
      <w:r w:rsidRPr="00CD4BA0">
        <w:rPr>
          <w:rFonts w:ascii="Cambria" w:hAnsi="Cambria"/>
        </w:rPr>
        <w:t xml:space="preserve">. They find that while LWBS patients list a wide range of reasons why they chose to leave before being seen, the majority cite length of stay or waiting time. They also highlight a slight predominance of men in both the LWBS and LAMA groups and point out that these findings are consistent with previous studies. </w:t>
      </w:r>
    </w:p>
    <w:p w14:paraId="0B5A956D" w14:textId="77777777" w:rsidR="00B016A0" w:rsidRDefault="00B016A0" w:rsidP="00B016A0">
      <w:pPr>
        <w:spacing w:line="480" w:lineRule="auto"/>
        <w:rPr>
          <w:rFonts w:ascii="Cambria" w:hAnsi="Cambria"/>
          <w:b/>
          <w:bCs/>
        </w:rPr>
      </w:pPr>
    </w:p>
    <w:p w14:paraId="2D2337C9" w14:textId="77777777" w:rsidR="00B016A0" w:rsidRDefault="00B016A0" w:rsidP="00B016A0">
      <w:pPr>
        <w:spacing w:line="480" w:lineRule="auto"/>
        <w:rPr>
          <w:rFonts w:ascii="Cambria" w:hAnsi="Cambria"/>
          <w:b/>
          <w:bCs/>
        </w:rPr>
      </w:pPr>
      <w:r w:rsidRPr="00CD4BA0">
        <w:rPr>
          <w:rFonts w:ascii="Cambria" w:hAnsi="Cambria"/>
          <w:b/>
          <w:bCs/>
        </w:rPr>
        <w:lastRenderedPageBreak/>
        <w:t xml:space="preserve">Research </w:t>
      </w:r>
      <w:r>
        <w:rPr>
          <w:rFonts w:ascii="Cambria" w:hAnsi="Cambria"/>
          <w:b/>
          <w:bCs/>
        </w:rPr>
        <w:t>Objective</w:t>
      </w:r>
    </w:p>
    <w:p w14:paraId="3B1FF4E8" w14:textId="77777777" w:rsidR="00B016A0" w:rsidRPr="00683B3E" w:rsidRDefault="00B016A0" w:rsidP="00B016A0">
      <w:pPr>
        <w:spacing w:line="480" w:lineRule="auto"/>
        <w:ind w:firstLine="720"/>
        <w:rPr>
          <w:rFonts w:ascii="Cambria" w:hAnsi="Cambria"/>
        </w:rPr>
      </w:pPr>
      <w:r>
        <w:rPr>
          <w:rFonts w:ascii="Cambria" w:hAnsi="Cambria"/>
        </w:rPr>
        <w:t>The goal of this study is to identify whether emergency departments that serve higher rates of patients from non-white races and ethnicities perform significantly worse than emergency departments serving lower rates of non-white patients, after controlling for a slate of other independent variables. The final dataset of emergency department (ED) performance metrics contains N = 4216 observations from all 50 United States and the District of Columbia. Analysis will focus on the construction of predictive models for each of our five response variables: ED length of stay for admitted patients (</w:t>
      </w:r>
      <w:r w:rsidRPr="000C1A2E">
        <w:rPr>
          <w:rFonts w:ascii="Cambria" w:hAnsi="Cambria"/>
          <w:i/>
          <w:iCs/>
        </w:rPr>
        <w:t>AdmitLOS</w:t>
      </w:r>
      <w:r>
        <w:rPr>
          <w:rFonts w:ascii="Cambria" w:hAnsi="Cambria"/>
        </w:rPr>
        <w:t>) , time spent in ED waiting for an inpatient bed (</w:t>
      </w:r>
      <w:r w:rsidRPr="000C1A2E">
        <w:rPr>
          <w:rFonts w:ascii="Cambria" w:hAnsi="Cambria"/>
          <w:i/>
          <w:iCs/>
        </w:rPr>
        <w:t>WaitForBed</w:t>
      </w:r>
      <w:r>
        <w:rPr>
          <w:rFonts w:ascii="Cambria" w:hAnsi="Cambria"/>
        </w:rPr>
        <w:t>), ED length of stay for discharged patients (</w:t>
      </w:r>
      <w:r>
        <w:rPr>
          <w:rFonts w:ascii="Cambria" w:hAnsi="Cambria"/>
          <w:i/>
          <w:iCs/>
        </w:rPr>
        <w:t>NonAdmitLOS</w:t>
      </w:r>
      <w:r>
        <w:rPr>
          <w:rFonts w:ascii="Cambria" w:hAnsi="Cambria"/>
        </w:rPr>
        <w:t>), ED length of stay for mental health and substance use patients (</w:t>
      </w:r>
      <w:r>
        <w:rPr>
          <w:rFonts w:ascii="Cambria" w:hAnsi="Cambria"/>
          <w:i/>
          <w:iCs/>
        </w:rPr>
        <w:t>MHLOS</w:t>
      </w:r>
      <w:r>
        <w:rPr>
          <w:rFonts w:ascii="Cambria" w:hAnsi="Cambria"/>
        </w:rPr>
        <w:t>), and rate of patients leaving the ED without being seen (</w:t>
      </w:r>
      <w:r>
        <w:rPr>
          <w:rFonts w:ascii="Cambria" w:hAnsi="Cambria"/>
          <w:i/>
          <w:iCs/>
        </w:rPr>
        <w:t>LWBSrate</w:t>
      </w:r>
      <w:r>
        <w:rPr>
          <w:rFonts w:ascii="Cambria" w:hAnsi="Cambria"/>
        </w:rPr>
        <w:t xml:space="preserve">). </w:t>
      </w:r>
    </w:p>
    <w:p w14:paraId="54034EC8" w14:textId="77777777" w:rsidR="00B016A0" w:rsidRPr="00B236B5" w:rsidRDefault="00B016A0" w:rsidP="00B016A0">
      <w:pPr>
        <w:spacing w:line="480" w:lineRule="auto"/>
        <w:ind w:firstLine="720"/>
        <w:rPr>
          <w:rFonts w:ascii="Cambria" w:hAnsi="Cambria"/>
          <w:b/>
          <w:bCs/>
        </w:rPr>
      </w:pPr>
      <w:r>
        <w:rPr>
          <w:rFonts w:ascii="Cambria" w:hAnsi="Cambria"/>
        </w:rPr>
        <w:t xml:space="preserve">While prior analyses of these ED performance metrics have focused largely on rudimentary approaches, particularly simple linear regression, this study uses a variety of Generalized Linear Models (GLMs), an iterative weighted regression technique </w:t>
      </w:r>
      <w:r w:rsidRPr="00C974DA">
        <w:rPr>
          <w:rFonts w:ascii="Cambria" w:hAnsi="Cambria"/>
        </w:rPr>
        <w:t>where observations are</w:t>
      </w:r>
      <w:r>
        <w:rPr>
          <w:rFonts w:ascii="Cambria" w:hAnsi="Cambria"/>
        </w:rPr>
        <w:t xml:space="preserve"> assumed to be</w:t>
      </w:r>
      <w:r w:rsidRPr="00C974DA">
        <w:rPr>
          <w:rFonts w:ascii="Cambria" w:hAnsi="Cambria"/>
        </w:rPr>
        <w:t xml:space="preserve"> distributed </w:t>
      </w:r>
      <w:r>
        <w:rPr>
          <w:rFonts w:ascii="Cambria" w:hAnsi="Cambria"/>
        </w:rPr>
        <w:t>according to some exponential family. For each response variable, an appropriate family of GLM is identified and used to build successively more complex models, with outliers removed when appropriate. Model diagnostics are also performed to ensure each model is an appropriate fit for the data. Results are then presented by response variable, with results from each response variable’s four models displayed side-by-side.</w:t>
      </w:r>
    </w:p>
    <w:p w14:paraId="1DF23B14" w14:textId="77777777" w:rsidR="00B016A0" w:rsidRPr="00CD4BA0" w:rsidRDefault="00B016A0" w:rsidP="00B016A0">
      <w:pPr>
        <w:spacing w:line="480" w:lineRule="auto"/>
        <w:rPr>
          <w:rFonts w:ascii="Cambria" w:hAnsi="Cambria"/>
        </w:rPr>
      </w:pPr>
    </w:p>
    <w:p w14:paraId="70D141BC" w14:textId="77777777" w:rsidR="00B016A0" w:rsidRPr="00CD4BA0" w:rsidRDefault="00B016A0" w:rsidP="00B016A0">
      <w:pPr>
        <w:spacing w:line="480" w:lineRule="auto"/>
        <w:rPr>
          <w:rFonts w:ascii="Cambria" w:hAnsi="Cambria"/>
        </w:rPr>
      </w:pPr>
    </w:p>
    <w:p w14:paraId="26D3B07A" w14:textId="77777777" w:rsidR="00B016A0" w:rsidRPr="00CD4BA0" w:rsidRDefault="00B016A0" w:rsidP="00B016A0">
      <w:pPr>
        <w:spacing w:line="480" w:lineRule="auto"/>
        <w:rPr>
          <w:rFonts w:ascii="Cambria" w:hAnsi="Cambria"/>
        </w:rPr>
      </w:pPr>
    </w:p>
    <w:p w14:paraId="3601EF74" w14:textId="2485FAC4" w:rsidR="00B016A0" w:rsidRDefault="00B016A0">
      <w:pPr>
        <w:rPr>
          <w:rFonts w:ascii="Cambria" w:hAnsi="Cambria"/>
          <w:b/>
          <w:bCs/>
          <w:sz w:val="32"/>
          <w:szCs w:val="32"/>
        </w:rPr>
      </w:pPr>
    </w:p>
    <w:p w14:paraId="7A15AF83" w14:textId="77777777" w:rsidR="00642E41" w:rsidRPr="00E81A8B" w:rsidRDefault="00642E41" w:rsidP="00642E41">
      <w:pPr>
        <w:spacing w:line="480" w:lineRule="auto"/>
        <w:jc w:val="center"/>
        <w:rPr>
          <w:rFonts w:ascii="Cambria" w:hAnsi="Cambria"/>
          <w:b/>
          <w:bCs/>
          <w:sz w:val="32"/>
          <w:szCs w:val="32"/>
        </w:rPr>
      </w:pPr>
      <w:r>
        <w:rPr>
          <w:rFonts w:ascii="Cambria" w:hAnsi="Cambria"/>
          <w:b/>
          <w:bCs/>
          <w:sz w:val="32"/>
          <w:szCs w:val="32"/>
        </w:rPr>
        <w:br w:type="page"/>
      </w:r>
      <w:r w:rsidRPr="00E81A8B">
        <w:rPr>
          <w:rFonts w:ascii="Cambria" w:hAnsi="Cambria"/>
          <w:b/>
          <w:bCs/>
          <w:sz w:val="32"/>
          <w:szCs w:val="32"/>
        </w:rPr>
        <w:lastRenderedPageBreak/>
        <w:t>Literature Review</w:t>
      </w:r>
    </w:p>
    <w:p w14:paraId="2CFB364B" w14:textId="77777777" w:rsidR="00642E41" w:rsidRPr="00582BCE" w:rsidRDefault="00642E41" w:rsidP="00642E41">
      <w:pPr>
        <w:spacing w:line="480" w:lineRule="auto"/>
        <w:rPr>
          <w:rFonts w:ascii="Cambria" w:hAnsi="Cambria"/>
          <w:b/>
          <w:bCs/>
        </w:rPr>
      </w:pPr>
      <w:r w:rsidRPr="00582BCE">
        <w:rPr>
          <w:rFonts w:ascii="Cambria" w:hAnsi="Cambria"/>
          <w:b/>
          <w:bCs/>
        </w:rPr>
        <w:t>Definitions</w:t>
      </w:r>
    </w:p>
    <w:p w14:paraId="3C5E9EE8"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An emergency department (ED) is the area of a hospital dedicated to providing acute medical and surgical care to patients arriving in need of immediate help. In an emergent situation, a visit to the emergency department, and receipt of proper care upon arrival, can be the difference between a person living and dying. That is why it can be extremely frustrating when a patient arrives at the ED with a painful condition only to be asked to wait. During that time, the injuries that patient came in with worsens, they may start to feel ignored or neglected, and their satisfaction steadily declines. For that reason, wait time is used as an important quality measure when assessing ED outcomes. Among the studies reviewed herein, “wait time” is defined as the difference in minutes between the time a patient arrives and the time of initial patient examination by an emergency department physician (National Center for Health Statistics, 2019). </w:t>
      </w:r>
    </w:p>
    <w:p w14:paraId="150304F3"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Another important measure in assessing ED performance is a patient’s emergency department length of stay (LOS). For patients ultimately admitted to the hospital, Pines et al. (2009) define LOS as the difference in minutes between the time a patient arrives at the ED and the time they are admitted to the hospital as an inpatient. For patients not admitted to the hospital, LOS is defined as the difference in minutes between the time a patient arrives at the ED and the time they leave from the visit. Ensuring these measures are as low as possible while still providing quality care to each patient is a critical effort each hospital must constantly strive toward, because the longer a patient stays in the ED, the more likely they are to suffer an adverse health outcome. Research shows for example that extended LOS during an ED visit is associated with increased likelihood of a patient dying in the hospital within 30 days of their visit (Plunket et al., 2011). Based on their observations, the authors recommend a maximum ED stay of 4 and 6 hours for referrals and admissions, respectively. Another study from Australia shows a link between ED overcrowding, </w:t>
      </w:r>
      <w:r w:rsidRPr="00E81A8B">
        <w:rPr>
          <w:rFonts w:ascii="Cambria" w:hAnsi="Cambria"/>
        </w:rPr>
        <w:lastRenderedPageBreak/>
        <w:t xml:space="preserve">as measured by LOS, and an increased likelihood of a patient dying in the hospital within 10 days of their visit. In just one Canberra hospital, the effect of ED overcrowding equated to 13 deaths per year over a three year period (Richardson, 2006). </w:t>
      </w:r>
    </w:p>
    <w:p w14:paraId="2FE18983" w14:textId="77777777" w:rsidR="00642E41" w:rsidRPr="00E81A8B" w:rsidRDefault="00642E41" w:rsidP="00642E41">
      <w:pPr>
        <w:spacing w:line="480" w:lineRule="auto"/>
        <w:ind w:firstLine="720"/>
        <w:rPr>
          <w:rFonts w:ascii="Cambria" w:hAnsi="Cambria"/>
        </w:rPr>
      </w:pPr>
      <w:r w:rsidRPr="00E81A8B">
        <w:rPr>
          <w:rFonts w:ascii="Cambria" w:hAnsi="Cambria"/>
        </w:rPr>
        <w:t>Closely tied to emergency department wait times is the rate of patients leaving the ED without being seen. Carron et al. (2014) define this “indirect quality indicator” as the proportion of “</w:t>
      </w:r>
      <w:r w:rsidRPr="00E81A8B">
        <w:rPr>
          <w:rFonts w:ascii="Cambria" w:hAnsi="Cambria"/>
          <w:shd w:val="clear" w:color="auto" w:fill="FFFFFF"/>
        </w:rPr>
        <w:t>patients who leave the ED from the waiting room, after having completed their administrative paperwork and usually an initial evaluation by a triage nurse.” These unplanned departures represent a missed opportunity to help a person in need and lead to a higher risk of failing health, hospital readmission and death in the weeks that follow.</w:t>
      </w:r>
      <w:r w:rsidRPr="00E81A8B">
        <w:rPr>
          <w:rFonts w:ascii="Cambria" w:hAnsi="Cambria"/>
        </w:rPr>
        <w:t xml:space="preserve"> In the same paper, Carron et al. (2014) examine incidents of patients leaving the emergency department without being seen (LWBS), as well as incidents of patients leaving the emergency department after being seen but against medical advice (LAMA), over a six year period at </w:t>
      </w:r>
      <w:r w:rsidRPr="00E81A8B">
        <w:rPr>
          <w:rFonts w:ascii="Cambria" w:hAnsi="Cambria"/>
          <w:shd w:val="clear" w:color="auto" w:fill="FFFFFF"/>
        </w:rPr>
        <w:t>Lausanne University Hospital in Switzerland</w:t>
      </w:r>
      <w:r w:rsidRPr="00E81A8B">
        <w:rPr>
          <w:rFonts w:ascii="Cambria" w:hAnsi="Cambria"/>
        </w:rPr>
        <w:t xml:space="preserve">. They find that while LWBS patients list a wide range of reasons why they chose to leave before being seen, the majority cite length of stay or waiting time. They also highlight a slight predominance of men in both the LWBS and LAMA groups and point out that these findings are consistent with previous studies. </w:t>
      </w:r>
    </w:p>
    <w:p w14:paraId="7A653902" w14:textId="77777777" w:rsidR="00642E41" w:rsidRPr="00582BCE" w:rsidRDefault="00642E41" w:rsidP="00642E41">
      <w:pPr>
        <w:spacing w:line="480" w:lineRule="auto"/>
        <w:rPr>
          <w:rFonts w:ascii="Cambria" w:hAnsi="Cambria"/>
          <w:b/>
          <w:bCs/>
        </w:rPr>
      </w:pPr>
      <w:r w:rsidRPr="00582BCE">
        <w:rPr>
          <w:rFonts w:ascii="Cambria" w:hAnsi="Cambria"/>
          <w:b/>
          <w:bCs/>
        </w:rPr>
        <w:t>Statistical Methods Used by Previous Studies</w:t>
      </w:r>
    </w:p>
    <w:p w14:paraId="1848FA70"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Existing literature on emergency department quality measures features a series of mostly rudimentary statistical approaches, with Chi-square tests, T-tests and multiple linear regression being the most common. These methods are often chosen in an effort to strike a balance between statistical rigor and ease of interpretability, with the intended audience (readers of medical journals) in mind. As a result, the most convincing results showing the widest disparities are often stem from very simple analyses. Zhang et al. (2019) use basic Chi-square tests to produce adjusted odds ratios showing the likelihood of hospital admittance for different groups of people. The results </w:t>
      </w:r>
      <w:r w:rsidRPr="00E81A8B">
        <w:rPr>
          <w:rFonts w:ascii="Cambria" w:hAnsi="Cambria"/>
        </w:rPr>
        <w:lastRenderedPageBreak/>
        <w:t>show that Black and Hispanic children are 8% less likely and 14% less likely, respectively, than their white counterparts to be admitted to the hospital following a visit to the emergency department. By keeping statistical comparisons simple, the results appear more compelling and are easier to interpret.</w:t>
      </w:r>
    </w:p>
    <w:p w14:paraId="42BC6624"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That being said, one effect of this simplification is that important statistical considerations are often omitted. Haywood et al. (2013), for example, is a highly cited publication on the impact of race on patients with sickle cell disease. As part their study, the authors use t-tests for all continuous bivariate analyses, such as comparing emergency department wait times between sickle cell crisis patients and patients presenting with long bone fractures, a similarly painful emergent condition. The issue is that the authors provide no evidence of having performed diagnostic tests to see whether t-tests were appropriate. The independent samples t-test is a parametric statistical test that assumes the two samples being compared come from the same population and follow approximately normal distributions. When the normality assumption fails to hold, the non-parametric Mann-Whitney U test is recommended as a replacement because it produces results with more statistical power. The authors, at the very least, fail to mention that appropriate diagnostic tests were performed. </w:t>
      </w:r>
    </w:p>
    <w:p w14:paraId="50A7498B"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Another statistical issue that arises is the overuse of log transformations. There is a wide-ranging assumption, even among some statisticians, that transforming a right-skewed dataset by taking the natural log of each value will make the data viable for use in tests that assume normally distributed data. That assumption is poorly supported, as it can call into question the relevance of any conclusions reached through statistical analysis. For example, Feng et al. (2014) use Monte Carlo simulations to demonstrate that log transformation, in addition to making model interpretation more difficult, can actually make data even more variable when the intent is the opposite. As we will see later, log transformation of wait times prior to analysis is very common in emergency department wait time literature, because a normalized response allows for use of </w:t>
      </w:r>
      <w:r w:rsidRPr="00E81A8B">
        <w:rPr>
          <w:rFonts w:ascii="Cambria" w:hAnsi="Cambria"/>
        </w:rPr>
        <w:lastRenderedPageBreak/>
        <w:t>multiple linear regression, whose results are simple and easier to interpret than those with a non-normal response.</w:t>
      </w:r>
    </w:p>
    <w:p w14:paraId="3CBD4ADD"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These issues highlight the problems that arise when taking an oversimplified approach to modelling wait time. Clearly, while simple approaches are easier to explain to an audience of medical professionals, their lack of complexity and failure to correct for important variables can render dubious even the most conclusive results. Luckily, there are examples in the literature of authors building a relatively complex model while still retaining easy interpretability. One example is the use of exponentiated model coefficients as odds ratios. </w:t>
      </w:r>
      <w:proofErr w:type="spellStart"/>
      <w:r w:rsidRPr="00E81A8B">
        <w:rPr>
          <w:rFonts w:ascii="Cambria" w:hAnsi="Cambria"/>
        </w:rPr>
        <w:t>Okunseri</w:t>
      </w:r>
      <w:proofErr w:type="spellEnd"/>
      <w:r w:rsidRPr="00E81A8B">
        <w:rPr>
          <w:rFonts w:ascii="Cambria" w:hAnsi="Cambria"/>
        </w:rPr>
        <w:t xml:space="preserve"> et al. (2013) use multivariable regression models to assess the individual effect of each of several predictors including race, age, sex, and insurance status on log-transformed emergency department wait times for nontraumatic dental condition visits. These models produce coefficients representing the multiplicative effect of each individual independent variable relative to some reference level. These coefficients, when exponentiated, can be interpreted as fold-changes in waiting time compared to the reference level. For example, relative to patients paying with private insurance (the reference level), Medicare patients experience wait times for nontraumatic dental conditions that are longer by a factor of 1.08, or 8% longer in other words. This technique is useful in situations where a balance between model complexity and ease of interpretation is sought.</w:t>
      </w:r>
    </w:p>
    <w:p w14:paraId="44EDD34E"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Finally, it is important we remember that disparities in important outcome variables may be more noteworthy to a statistician than to a health care worker. For example, in Wilson et al. (2016), patients with health insurance who are admitted to the hospital were found to experience an ED LOS that is actually 8 minutes longer than admitted patients who do not have insurance. This difference was statistically significant (575 vs 567, P&lt;0.01) because of large sample size and low variance. The problem here is the relative significance of those 8 minutes in a clinical setting. Across an emergency department stay lasting nearly 10 hours, a stay that is 8 minutes longer is unlikely to have a measurable effect on patient outcomes or satisfaction, so it would be a misstep to focus on </w:t>
      </w:r>
      <w:r w:rsidRPr="00E81A8B">
        <w:rPr>
          <w:rFonts w:ascii="Cambria" w:hAnsi="Cambria"/>
        </w:rPr>
        <w:lastRenderedPageBreak/>
        <w:t>such a disparity. This serves as a reminder that statistical significance does not always indicate practical significance.</w:t>
      </w:r>
    </w:p>
    <w:p w14:paraId="72D03B10" w14:textId="77777777" w:rsidR="00642E41" w:rsidRPr="00582BCE" w:rsidRDefault="00642E41" w:rsidP="00642E41">
      <w:pPr>
        <w:spacing w:line="480" w:lineRule="auto"/>
        <w:rPr>
          <w:rFonts w:ascii="Cambria" w:hAnsi="Cambria"/>
          <w:b/>
          <w:bCs/>
        </w:rPr>
      </w:pPr>
      <w:r w:rsidRPr="00582BCE">
        <w:rPr>
          <w:rFonts w:ascii="Cambria" w:hAnsi="Cambria"/>
          <w:b/>
          <w:bCs/>
        </w:rPr>
        <w:t>Evidence of Disparities</w:t>
      </w:r>
    </w:p>
    <w:p w14:paraId="3976CBF3" w14:textId="7B5C0504" w:rsidR="00642E41" w:rsidRDefault="00642E41" w:rsidP="00642E41">
      <w:pPr>
        <w:spacing w:line="480" w:lineRule="auto"/>
        <w:ind w:firstLine="720"/>
        <w:rPr>
          <w:rFonts w:ascii="Cambria" w:hAnsi="Cambria"/>
        </w:rPr>
      </w:pPr>
      <w:r w:rsidRPr="00E81A8B">
        <w:rPr>
          <w:rFonts w:ascii="Cambria" w:hAnsi="Cambria"/>
        </w:rPr>
        <w:t xml:space="preserve">In the United States, black and brown minorities consistently receive lower quality health care than whites, even at an early age. This disparity is linked directly to higher rates of mortality and chronic disease among minorities, and in turn to lower life expectancy than whites. It is also true that black and brown minorities receive lower quality care in emergency situations. Numerous studies have shown that, for comparable injuries, minorities are significantly less likely than whites to receive treatment for pain upon presentation to an emergency department (Tamayo-Sarver et al., 2003; Lee, Lewis and McKinney, 2016; Goyal, </w:t>
      </w:r>
      <w:proofErr w:type="spellStart"/>
      <w:r w:rsidRPr="00E81A8B">
        <w:rPr>
          <w:rFonts w:ascii="Cambria" w:hAnsi="Cambria"/>
        </w:rPr>
        <w:t>Kuppermann</w:t>
      </w:r>
      <w:proofErr w:type="spellEnd"/>
      <w:r w:rsidRPr="00E81A8B">
        <w:rPr>
          <w:rFonts w:ascii="Cambria" w:hAnsi="Cambria"/>
        </w:rPr>
        <w:t xml:space="preserve"> and Cleary, 2015).</w:t>
      </w:r>
      <w:r w:rsidRPr="00E81A8B">
        <w:rPr>
          <w:rFonts w:ascii="Cambria" w:hAnsi="Cambria"/>
          <w:vertAlign w:val="superscript"/>
        </w:rPr>
        <w:t xml:space="preserve"> </w:t>
      </w:r>
      <w:r w:rsidRPr="00E81A8B">
        <w:rPr>
          <w:rFonts w:ascii="Cambria" w:hAnsi="Cambria"/>
        </w:rPr>
        <w:t>Moreover, minorities in the U.S. are consistently under</w:t>
      </w:r>
      <w:r w:rsidRPr="00E81A8B">
        <w:rPr>
          <w:rFonts w:ascii="Cambria" w:hAnsi="Cambria"/>
          <w:shd w:val="clear" w:color="auto" w:fill="FFFFFF"/>
        </w:rPr>
        <w:t xml:space="preserve">represented in well-paying jobs that include private health insurance as a benefit. As a result, minorities disproportionately find themselves on the bottom of a two-tiered health care system that provides quality care to those with private insurance, and relatively mediocre care to those without. Large disparities also exist when it comes to minority representation in the health care profession. </w:t>
      </w:r>
      <w:r w:rsidR="00645355">
        <w:rPr>
          <w:rFonts w:ascii="Cambria" w:hAnsi="Cambria"/>
          <w:shd w:val="clear" w:color="auto" w:fill="FFFFFF"/>
        </w:rPr>
        <w:t>Table</w:t>
      </w:r>
      <w:r w:rsidRPr="00E81A8B">
        <w:rPr>
          <w:rFonts w:ascii="Cambria" w:hAnsi="Cambria"/>
          <w:shd w:val="clear" w:color="auto" w:fill="FFFFFF"/>
        </w:rPr>
        <w:t xml:space="preserve"> 1 shows the proportion of the U.S. population represented by each of three minorities, along with the proportion of physicians represented by each</w:t>
      </w:r>
      <w:r>
        <w:rPr>
          <w:rFonts w:ascii="Cambria" w:hAnsi="Cambria"/>
          <w:shd w:val="clear" w:color="auto" w:fill="FFFFFF"/>
        </w:rPr>
        <w:t xml:space="preserve"> (United States Census Bureau, 2019; </w:t>
      </w:r>
      <w:r w:rsidRPr="00716BBE">
        <w:t>Association of American Medi</w:t>
      </w:r>
      <w:r>
        <w:t>c</w:t>
      </w:r>
      <w:r w:rsidRPr="00716BBE">
        <w:t>al Colleges</w:t>
      </w:r>
      <w:r>
        <w:t xml:space="preserve">, </w:t>
      </w:r>
      <w:r w:rsidRPr="00716BBE">
        <w:t>2019</w:t>
      </w:r>
      <w:r>
        <w:rPr>
          <w:rFonts w:ascii="Cambria" w:hAnsi="Cambria"/>
          <w:shd w:val="clear" w:color="auto" w:fill="FFFFFF"/>
        </w:rPr>
        <w:t>)</w:t>
      </w:r>
      <w:r w:rsidRPr="00E81A8B">
        <w:rPr>
          <w:rFonts w:ascii="Cambria" w:hAnsi="Cambria"/>
          <w:shd w:val="clear" w:color="auto" w:fill="FFFFFF"/>
        </w:rPr>
        <w:t>. The disparities are stark, especially when coupled with research showing minority patients are most comfortable receiving care from a physician or their own race or ethnic background (</w:t>
      </w:r>
      <w:proofErr w:type="spellStart"/>
      <w:r w:rsidRPr="00E81A8B">
        <w:rPr>
          <w:rFonts w:ascii="Cambria" w:hAnsi="Cambria"/>
        </w:rPr>
        <w:t>Saha</w:t>
      </w:r>
      <w:proofErr w:type="spellEnd"/>
      <w:r w:rsidRPr="00E81A8B">
        <w:rPr>
          <w:rFonts w:ascii="Cambria" w:hAnsi="Cambria"/>
        </w:rPr>
        <w:t xml:space="preserve"> et al., 2000)</w:t>
      </w:r>
      <w:r w:rsidRPr="00E81A8B">
        <w:rPr>
          <w:rFonts w:ascii="Cambria" w:hAnsi="Cambria"/>
          <w:shd w:val="clear" w:color="auto" w:fill="FFFFFF"/>
        </w:rPr>
        <w:t xml:space="preserve">. </w:t>
      </w:r>
      <w:r w:rsidRPr="00E81A8B">
        <w:rPr>
          <w:rFonts w:ascii="Cambria" w:hAnsi="Cambria"/>
        </w:rPr>
        <w:t xml:space="preserve">Finally, focus group data reveal that a deep-seated distrust toward the medical community exists due to a series of incidents in which minorities, particularly African-Americans, were victims of medical experimentation (Jacobs et al., 2006). The effect is a reluctance among minorities to trust health care providers and approve of medical interventions they are told they need. </w:t>
      </w:r>
    </w:p>
    <w:p w14:paraId="1D7AFBED" w14:textId="77777777" w:rsidR="00642E41" w:rsidRPr="00E81A8B" w:rsidRDefault="00642E41" w:rsidP="00642E41">
      <w:pPr>
        <w:spacing w:line="480" w:lineRule="auto"/>
        <w:ind w:firstLine="720"/>
        <w:rPr>
          <w:rFonts w:ascii="Cambria" w:hAnsi="Cambria"/>
          <w:shd w:val="clear" w:color="auto" w:fill="FFFFFF"/>
        </w:rPr>
      </w:pPr>
    </w:p>
    <w:p w14:paraId="121F73FD" w14:textId="77777777" w:rsidR="00642E41" w:rsidRPr="00E81A8B" w:rsidRDefault="00642E41" w:rsidP="00642E41">
      <w:pPr>
        <w:spacing w:after="0"/>
        <w:jc w:val="center"/>
        <w:rPr>
          <w:rFonts w:ascii="Cambria" w:hAnsi="Cambria"/>
          <w:i/>
          <w:iCs/>
        </w:rPr>
      </w:pPr>
    </w:p>
    <w:tbl>
      <w:tblPr>
        <w:tblStyle w:val="TableGrid"/>
        <w:tblW w:w="5400" w:type="dxa"/>
        <w:tblInd w:w="2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50"/>
        <w:gridCol w:w="1350"/>
      </w:tblGrid>
      <w:tr w:rsidR="00642E41" w:rsidRPr="00E81A8B" w14:paraId="1492C8C3" w14:textId="77777777" w:rsidTr="00E77A0C">
        <w:tc>
          <w:tcPr>
            <w:tcW w:w="2700" w:type="dxa"/>
          </w:tcPr>
          <w:p w14:paraId="5BB16FEC" w14:textId="77777777" w:rsidR="00642E41" w:rsidRPr="00E81A8B" w:rsidRDefault="00642E41" w:rsidP="00E77A0C">
            <w:pPr>
              <w:rPr>
                <w:rFonts w:ascii="Cambria" w:hAnsi="Cambria"/>
                <w:b/>
                <w:bCs/>
                <w:u w:val="single"/>
              </w:rPr>
            </w:pPr>
            <w:r>
              <w:rPr>
                <w:rFonts w:ascii="Cambria" w:hAnsi="Cambria"/>
                <w:b/>
                <w:bCs/>
                <w:u w:val="single"/>
              </w:rPr>
              <w:br/>
            </w:r>
            <w:r w:rsidRPr="00E81A8B">
              <w:rPr>
                <w:rFonts w:ascii="Cambria" w:hAnsi="Cambria"/>
                <w:b/>
                <w:bCs/>
                <w:u w:val="single"/>
              </w:rPr>
              <w:t>Race</w:t>
            </w:r>
            <w:r>
              <w:rPr>
                <w:rFonts w:ascii="Cambria" w:hAnsi="Cambria"/>
                <w:b/>
                <w:bCs/>
                <w:u w:val="single"/>
              </w:rPr>
              <w:t>/Ethnicity</w:t>
            </w:r>
          </w:p>
        </w:tc>
        <w:tc>
          <w:tcPr>
            <w:tcW w:w="1350" w:type="dxa"/>
          </w:tcPr>
          <w:p w14:paraId="411FA7B9" w14:textId="77777777" w:rsidR="00642E41" w:rsidRPr="00E81A8B" w:rsidRDefault="00642E41" w:rsidP="00E77A0C">
            <w:pPr>
              <w:rPr>
                <w:rFonts w:ascii="Cambria" w:hAnsi="Cambria"/>
                <w:b/>
                <w:bCs/>
                <w:u w:val="single"/>
              </w:rPr>
            </w:pPr>
            <w:r w:rsidRPr="00E81A8B">
              <w:rPr>
                <w:rFonts w:ascii="Cambria" w:hAnsi="Cambria"/>
                <w:b/>
                <w:bCs/>
                <w:u w:val="single"/>
              </w:rPr>
              <w:t>% of U.S. Population</w:t>
            </w:r>
          </w:p>
        </w:tc>
        <w:tc>
          <w:tcPr>
            <w:tcW w:w="1350" w:type="dxa"/>
          </w:tcPr>
          <w:p w14:paraId="767228C3" w14:textId="77777777" w:rsidR="00642E41" w:rsidRPr="00E81A8B" w:rsidRDefault="00642E41" w:rsidP="00E77A0C">
            <w:pPr>
              <w:rPr>
                <w:rFonts w:ascii="Cambria" w:hAnsi="Cambria"/>
                <w:b/>
                <w:bCs/>
                <w:u w:val="single"/>
              </w:rPr>
            </w:pPr>
            <w:r w:rsidRPr="00E81A8B">
              <w:rPr>
                <w:rFonts w:ascii="Cambria" w:hAnsi="Cambria"/>
                <w:b/>
                <w:bCs/>
                <w:u w:val="single"/>
              </w:rPr>
              <w:t>% of U.S. Physicians</w:t>
            </w:r>
          </w:p>
        </w:tc>
      </w:tr>
      <w:tr w:rsidR="00642E41" w:rsidRPr="00E81A8B" w14:paraId="57FE9D2A" w14:textId="77777777" w:rsidTr="00E77A0C">
        <w:tc>
          <w:tcPr>
            <w:tcW w:w="2700" w:type="dxa"/>
          </w:tcPr>
          <w:p w14:paraId="5E2CA77F" w14:textId="77777777" w:rsidR="00642E41" w:rsidRPr="00E81A8B" w:rsidRDefault="00642E41" w:rsidP="00E77A0C">
            <w:pPr>
              <w:rPr>
                <w:rFonts w:ascii="Cambria" w:hAnsi="Cambria"/>
              </w:rPr>
            </w:pPr>
            <w:r w:rsidRPr="00E81A8B">
              <w:rPr>
                <w:rFonts w:ascii="Cambria" w:hAnsi="Cambria"/>
              </w:rPr>
              <w:t>Black or African-American</w:t>
            </w:r>
          </w:p>
        </w:tc>
        <w:tc>
          <w:tcPr>
            <w:tcW w:w="1350" w:type="dxa"/>
          </w:tcPr>
          <w:p w14:paraId="722297FD" w14:textId="77777777" w:rsidR="00642E41" w:rsidRPr="00E81A8B" w:rsidRDefault="00642E41" w:rsidP="00E77A0C">
            <w:pPr>
              <w:jc w:val="center"/>
              <w:rPr>
                <w:rFonts w:ascii="Cambria" w:hAnsi="Cambria"/>
              </w:rPr>
            </w:pPr>
            <w:r w:rsidRPr="00E81A8B">
              <w:rPr>
                <w:rFonts w:ascii="Cambria" w:hAnsi="Cambria"/>
              </w:rPr>
              <w:t>13.4</w:t>
            </w:r>
          </w:p>
        </w:tc>
        <w:tc>
          <w:tcPr>
            <w:tcW w:w="1350" w:type="dxa"/>
          </w:tcPr>
          <w:p w14:paraId="342DB17B" w14:textId="77777777" w:rsidR="00642E41" w:rsidRPr="00E81A8B" w:rsidRDefault="00642E41" w:rsidP="00E77A0C">
            <w:pPr>
              <w:jc w:val="center"/>
              <w:rPr>
                <w:rFonts w:ascii="Cambria" w:hAnsi="Cambria"/>
              </w:rPr>
            </w:pPr>
            <w:r w:rsidRPr="00E81A8B">
              <w:rPr>
                <w:rFonts w:ascii="Cambria" w:hAnsi="Cambria"/>
              </w:rPr>
              <w:t>5.0</w:t>
            </w:r>
          </w:p>
        </w:tc>
      </w:tr>
      <w:tr w:rsidR="00642E41" w:rsidRPr="00E81A8B" w14:paraId="0D2B1AE3" w14:textId="77777777" w:rsidTr="00E77A0C">
        <w:tc>
          <w:tcPr>
            <w:tcW w:w="2700" w:type="dxa"/>
          </w:tcPr>
          <w:p w14:paraId="5DE03A29" w14:textId="77777777" w:rsidR="00642E41" w:rsidRPr="00E81A8B" w:rsidRDefault="00642E41" w:rsidP="00E77A0C">
            <w:pPr>
              <w:rPr>
                <w:rFonts w:ascii="Cambria" w:hAnsi="Cambria"/>
              </w:rPr>
            </w:pPr>
            <w:r w:rsidRPr="00E81A8B">
              <w:rPr>
                <w:rFonts w:ascii="Cambria" w:hAnsi="Cambria"/>
              </w:rPr>
              <w:t>Hispanic</w:t>
            </w:r>
            <w:r>
              <w:rPr>
                <w:rFonts w:ascii="Cambria" w:hAnsi="Cambria"/>
              </w:rPr>
              <w:t xml:space="preserve"> or Latino</w:t>
            </w:r>
          </w:p>
        </w:tc>
        <w:tc>
          <w:tcPr>
            <w:tcW w:w="1350" w:type="dxa"/>
          </w:tcPr>
          <w:p w14:paraId="7E2411EE" w14:textId="77777777" w:rsidR="00642E41" w:rsidRPr="00E81A8B" w:rsidRDefault="00642E41" w:rsidP="00E77A0C">
            <w:pPr>
              <w:jc w:val="center"/>
              <w:rPr>
                <w:rFonts w:ascii="Cambria" w:hAnsi="Cambria"/>
              </w:rPr>
            </w:pPr>
            <w:r w:rsidRPr="00E81A8B">
              <w:rPr>
                <w:rFonts w:ascii="Cambria" w:hAnsi="Cambria"/>
              </w:rPr>
              <w:t>18.5</w:t>
            </w:r>
          </w:p>
        </w:tc>
        <w:tc>
          <w:tcPr>
            <w:tcW w:w="1350" w:type="dxa"/>
          </w:tcPr>
          <w:p w14:paraId="48D0CBE6" w14:textId="77777777" w:rsidR="00642E41" w:rsidRPr="00E81A8B" w:rsidRDefault="00642E41" w:rsidP="00E77A0C">
            <w:pPr>
              <w:jc w:val="center"/>
              <w:rPr>
                <w:rFonts w:ascii="Cambria" w:hAnsi="Cambria"/>
              </w:rPr>
            </w:pPr>
            <w:r w:rsidRPr="00E81A8B">
              <w:rPr>
                <w:rFonts w:ascii="Cambria" w:hAnsi="Cambria"/>
              </w:rPr>
              <w:t>5.8</w:t>
            </w:r>
          </w:p>
        </w:tc>
      </w:tr>
      <w:tr w:rsidR="00642E41" w:rsidRPr="00E81A8B" w14:paraId="0B2B1BD1" w14:textId="77777777" w:rsidTr="00E77A0C">
        <w:tc>
          <w:tcPr>
            <w:tcW w:w="2700" w:type="dxa"/>
          </w:tcPr>
          <w:p w14:paraId="49B33242" w14:textId="77777777" w:rsidR="00642E41" w:rsidRPr="00E81A8B" w:rsidRDefault="00642E41" w:rsidP="00E77A0C">
            <w:pPr>
              <w:rPr>
                <w:rFonts w:ascii="Cambria" w:hAnsi="Cambria"/>
              </w:rPr>
            </w:pPr>
            <w:r w:rsidRPr="00E81A8B">
              <w:rPr>
                <w:rFonts w:ascii="Cambria" w:hAnsi="Cambria"/>
              </w:rPr>
              <w:t>Native American</w:t>
            </w:r>
          </w:p>
        </w:tc>
        <w:tc>
          <w:tcPr>
            <w:tcW w:w="1350" w:type="dxa"/>
          </w:tcPr>
          <w:p w14:paraId="7A9BE5DD" w14:textId="77777777" w:rsidR="00642E41" w:rsidRPr="00E81A8B" w:rsidRDefault="00642E41" w:rsidP="00E77A0C">
            <w:pPr>
              <w:jc w:val="center"/>
              <w:rPr>
                <w:rFonts w:ascii="Cambria" w:hAnsi="Cambria"/>
              </w:rPr>
            </w:pPr>
            <w:r w:rsidRPr="00E81A8B">
              <w:rPr>
                <w:rFonts w:ascii="Cambria" w:hAnsi="Cambria"/>
              </w:rPr>
              <w:t>1.3</w:t>
            </w:r>
          </w:p>
        </w:tc>
        <w:tc>
          <w:tcPr>
            <w:tcW w:w="1350" w:type="dxa"/>
          </w:tcPr>
          <w:p w14:paraId="49CE51F6" w14:textId="77777777" w:rsidR="00642E41" w:rsidRPr="00E81A8B" w:rsidRDefault="00642E41" w:rsidP="00E77A0C">
            <w:pPr>
              <w:jc w:val="center"/>
              <w:rPr>
                <w:rFonts w:ascii="Cambria" w:hAnsi="Cambria"/>
              </w:rPr>
            </w:pPr>
            <w:r w:rsidRPr="00E81A8B">
              <w:rPr>
                <w:rFonts w:ascii="Cambria" w:hAnsi="Cambria"/>
              </w:rPr>
              <w:t>0.3</w:t>
            </w:r>
          </w:p>
        </w:tc>
      </w:tr>
    </w:tbl>
    <w:p w14:paraId="0FD6E56A" w14:textId="2959EB6D" w:rsidR="00642E41" w:rsidRDefault="00642E41" w:rsidP="00642E41">
      <w:pPr>
        <w:spacing w:after="0"/>
        <w:jc w:val="center"/>
        <w:rPr>
          <w:rFonts w:ascii="Cambria" w:hAnsi="Cambria"/>
        </w:rPr>
      </w:pPr>
      <w:r>
        <w:rPr>
          <w:rFonts w:ascii="Cambria" w:hAnsi="Cambria"/>
        </w:rPr>
        <w:br/>
      </w:r>
      <w:r w:rsidR="00645355">
        <w:rPr>
          <w:rFonts w:ascii="Cambria" w:hAnsi="Cambria"/>
        </w:rPr>
        <w:t>TABLE</w:t>
      </w:r>
      <w:r>
        <w:rPr>
          <w:rFonts w:ascii="Cambria" w:hAnsi="Cambria"/>
        </w:rPr>
        <w:t xml:space="preserve"> 1: U.S. Total Population vs. Physician Population, by Race/Ethnicity</w:t>
      </w:r>
    </w:p>
    <w:p w14:paraId="422BC7BC" w14:textId="77777777" w:rsidR="00642E41" w:rsidRPr="00582BCE" w:rsidRDefault="00642E41" w:rsidP="00642E41">
      <w:pPr>
        <w:spacing w:after="0"/>
        <w:jc w:val="center"/>
        <w:rPr>
          <w:rFonts w:ascii="Cambria" w:hAnsi="Cambria"/>
          <w:i/>
          <w:iCs/>
        </w:rPr>
      </w:pPr>
      <w:r>
        <w:rPr>
          <w:rFonts w:ascii="Cambria" w:hAnsi="Cambria"/>
        </w:rPr>
        <w:br/>
      </w:r>
    </w:p>
    <w:p w14:paraId="249A41ED"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A further persistent fault of the U.S. health care system is the disparity in health outcomes between patients living in rural areas and patients living in urban areas. While the root cause is manyfold, unequal distribution of resources to health care providers in rural areas is often the effect. For example, the numbers of primary care physicians and specialist physicians operating in rural areas are 58% and 89% lower per capita, respectively, </w:t>
      </w:r>
      <w:proofErr w:type="gramStart"/>
      <w:r w:rsidRPr="00E81A8B">
        <w:rPr>
          <w:rFonts w:ascii="Cambria" w:hAnsi="Cambria"/>
        </w:rPr>
        <w:t>than</w:t>
      </w:r>
      <w:proofErr w:type="gramEnd"/>
      <w:r w:rsidRPr="00E81A8B">
        <w:rPr>
          <w:rFonts w:ascii="Cambria" w:hAnsi="Cambria"/>
        </w:rPr>
        <w:t xml:space="preserve"> in urban areas (National Rural Health Administration). These limited numbers of physicians are then expected to provide quality care for a rural population that is less likely to be insured, more likely to live below the poverty line, and more likely to engage in risky health behaviors like smoking (Georgetown University Health Policy Institute). Compounding such efforts is the fact that the typical rural hospital offers fewer services. While surgical, obstetric, and swing bed services are standard, provision of quality health care for patients in rural areas usually requires travel for access to the following: intensive care units, skilled nursing facilities, psychiatric care, hospice services, chemotherapy services, dental services, and outpatient drug/alcohol rehabilitation. The result is a mean life expectancy for people in rural areas that is 2.4 years shorter than people in urban areas as of 2009, with that gap expanding over time (Health Policy Institute).</w:t>
      </w:r>
      <w:r w:rsidRPr="00E81A8B">
        <w:rPr>
          <w:rFonts w:ascii="Cambria" w:hAnsi="Cambria"/>
          <w:vertAlign w:val="superscript"/>
        </w:rPr>
        <w:t xml:space="preserve"> </w:t>
      </w:r>
      <w:r w:rsidRPr="00E81A8B">
        <w:rPr>
          <w:rFonts w:ascii="Cambria" w:hAnsi="Cambria"/>
        </w:rPr>
        <w:t xml:space="preserve">This comes despites the fact that individuals in rural areas still pay a higher rate of health care costs out-of-pocket—29% compared to 23% for individuals in urban areas (Singh and </w:t>
      </w:r>
      <w:proofErr w:type="spellStart"/>
      <w:r w:rsidRPr="00E81A8B">
        <w:rPr>
          <w:rFonts w:ascii="Cambria" w:hAnsi="Cambria"/>
        </w:rPr>
        <w:t>Siahpush</w:t>
      </w:r>
      <w:proofErr w:type="spellEnd"/>
      <w:r w:rsidRPr="00E81A8B">
        <w:rPr>
          <w:rFonts w:ascii="Cambria" w:hAnsi="Cambria"/>
        </w:rPr>
        <w:t xml:space="preserve">, 2014). Clearly, patients in rural areas receive worse health care. </w:t>
      </w:r>
    </w:p>
    <w:p w14:paraId="528C1F8D" w14:textId="77777777" w:rsidR="00642E41" w:rsidRDefault="00642E41" w:rsidP="00642E41">
      <w:pPr>
        <w:spacing w:line="480" w:lineRule="auto"/>
        <w:rPr>
          <w:rFonts w:ascii="Cambria" w:hAnsi="Cambria"/>
          <w:b/>
          <w:bCs/>
        </w:rPr>
      </w:pPr>
    </w:p>
    <w:p w14:paraId="4CDFF7A4" w14:textId="42DA7A21" w:rsidR="00642E41" w:rsidRPr="00582BCE" w:rsidRDefault="00642E41" w:rsidP="00642E41">
      <w:pPr>
        <w:spacing w:line="480" w:lineRule="auto"/>
        <w:rPr>
          <w:rFonts w:ascii="Cambria" w:hAnsi="Cambria"/>
          <w:b/>
          <w:bCs/>
        </w:rPr>
      </w:pPr>
      <w:r w:rsidRPr="00582BCE">
        <w:rPr>
          <w:rFonts w:ascii="Cambria" w:hAnsi="Cambria"/>
          <w:b/>
          <w:bCs/>
        </w:rPr>
        <w:lastRenderedPageBreak/>
        <w:t>Studies Using NHAMCS Data</w:t>
      </w:r>
    </w:p>
    <w:p w14:paraId="472C208D"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The studies in this section each rely on data from the National Hospital Ambulatory Medical Care Survey (NHAMCS) for their analyses. The NHAMCS is an annual survey administered by the Centers for Disease Control and Prevention to collect data on the provision and utilization of ambulatory care services. Findings are based on a national sample of visits to the emergency departments of U.S. hospitals. Following each visit, a patient record card is completed that collects a myriad of information for the study. Those data include demographic statistics, personal health facts (e.g. smoking status), vital signs, injury details, triage decisions made, diagnoses, tests ordered, services administered, medicines offered, visit duration, provider(s) seen, time spent with provider(s), and follow-up instructions given. These data are collected, compiled, and released to the public every year for research and quality control purposes. </w:t>
      </w:r>
    </w:p>
    <w:p w14:paraId="02E99020"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We begin with a study that assess ED wait times for people with mental health and substance abuse disorders. These patients present a unique challenge to emergency department staff because, with only a small number of hospitals properly equipped to accept psychiatric inpatients, it is often difficult to find them a bed at an appropriate a facility. Patients are then forced to wait, sometimes for many hours, while occupying space in the emergency department that could be better utilized. But as Opoku et al. (2018) describe, some groups of people with mental health and substance abuse disorders wait longer than others before being seen. They regressed log-transformed wait times on a host of possible determinants. After correcting for a number of individual- and hospital-level covariates, they found that “ED wait time was 23.4% longer for non-Hispanic Blacks (p&lt;0.05), compared to non-Hispanic Whites.” The authors concluded that implicit provider bias and other latent factors likely play a role. They also found that women, people who did not arrive by ambulance, and people at non-profit and/or government hospitals waited longer. </w:t>
      </w:r>
    </w:p>
    <w:p w14:paraId="554AD95D" w14:textId="77777777" w:rsidR="00642E41" w:rsidRPr="00E81A8B" w:rsidRDefault="00642E41" w:rsidP="00642E41">
      <w:pPr>
        <w:spacing w:line="480" w:lineRule="auto"/>
        <w:ind w:firstLine="720"/>
        <w:rPr>
          <w:rFonts w:ascii="Cambria" w:hAnsi="Cambria"/>
        </w:rPr>
      </w:pPr>
      <w:r w:rsidRPr="00E81A8B">
        <w:rPr>
          <w:rFonts w:ascii="Cambria" w:hAnsi="Cambria"/>
        </w:rPr>
        <w:lastRenderedPageBreak/>
        <w:t xml:space="preserve">Wait times also vary widely among patients who present to the emergency department with a nontraumatic dental condition (NTDC). Wait times for such an injury offer us a unique perspective because, unlike with other conditions, NTDC injuries are best handled outside the emergency department and are usually preventable with access to appropriate care. As a result, when an NTDC patient does arrive at the emergency department, they are often prioritized below others and forced to wait longer despite their pain, and as </w:t>
      </w:r>
      <w:proofErr w:type="spellStart"/>
      <w:r w:rsidRPr="00E81A8B">
        <w:rPr>
          <w:rFonts w:ascii="Cambria" w:hAnsi="Cambria"/>
        </w:rPr>
        <w:t>Okunseri</w:t>
      </w:r>
      <w:proofErr w:type="spellEnd"/>
      <w:r w:rsidRPr="00E81A8B">
        <w:rPr>
          <w:rFonts w:ascii="Cambria" w:hAnsi="Cambria"/>
        </w:rPr>
        <w:t xml:space="preserve"> et al. (2013) found, these long wait times are even longer for some groups. “Hispanics (aged </w:t>
      </w:r>
      <w:r w:rsidRPr="00E81A8B">
        <w:rPr>
          <w:rFonts w:ascii="Cambria" w:hAnsi="Cambria" w:cstheme="minorHAnsi"/>
        </w:rPr>
        <w:t>≤</w:t>
      </w:r>
      <w:r w:rsidRPr="00E81A8B">
        <w:rPr>
          <w:rFonts w:ascii="Cambria" w:hAnsi="Cambria"/>
        </w:rPr>
        <w:t xml:space="preserve"> 33 years old) and Blacks,” they concluded, “waited longer to receive care for NTDCs in EDs than Whites.” The article highlights how most NTDC-related ED visits are preventable and points to the lingering problem of unequal access to dental care in the </w:t>
      </w:r>
      <w:r>
        <w:rPr>
          <w:rFonts w:ascii="Cambria" w:hAnsi="Cambria"/>
        </w:rPr>
        <w:t>U.S.</w:t>
      </w:r>
      <w:r w:rsidRPr="00E81A8B">
        <w:rPr>
          <w:rFonts w:ascii="Cambria" w:hAnsi="Cambria"/>
        </w:rPr>
        <w:t xml:space="preserve"> as the likely cause. </w:t>
      </w:r>
    </w:p>
    <w:p w14:paraId="3381B867" w14:textId="10A5B6D1" w:rsidR="00642E41" w:rsidRPr="00E81A8B" w:rsidRDefault="00642E41" w:rsidP="00642E41">
      <w:pPr>
        <w:spacing w:line="480" w:lineRule="auto"/>
        <w:ind w:firstLine="720"/>
        <w:rPr>
          <w:rFonts w:ascii="Cambria" w:hAnsi="Cambria"/>
        </w:rPr>
      </w:pPr>
      <w:r w:rsidRPr="00E81A8B">
        <w:rPr>
          <w:rFonts w:ascii="Cambria" w:hAnsi="Cambria"/>
        </w:rPr>
        <w:t>Clearly, it is dangerous for a patient to stay in the ED for an extended period of time. That is why it is so troubling that, as with wait time, ED LOS is longer on average for minorities and people in urban areas.  Returning to Pines et al.</w:t>
      </w:r>
      <w:ins w:id="1" w:author="David Borchers" w:date="2020-08-29T06:07:00Z">
        <w:r w:rsidR="001700E7" w:rsidRPr="001700E7">
          <w:rPr>
            <w:rFonts w:ascii="Cambria" w:hAnsi="Cambria"/>
          </w:rPr>
          <w:t xml:space="preserve"> </w:t>
        </w:r>
        <w:r w:rsidR="001700E7" w:rsidRPr="00CD4BA0">
          <w:rPr>
            <w:rFonts w:ascii="Cambria" w:hAnsi="Cambria"/>
          </w:rPr>
          <w:t>(2009)</w:t>
        </w:r>
      </w:ins>
      <w:r w:rsidRPr="00E81A8B">
        <w:rPr>
          <w:rFonts w:ascii="Cambria" w:hAnsi="Cambria"/>
        </w:rPr>
        <w:t xml:space="preserve">, the authors found that, across a sample of 408 U.S. hospitals, Black patients waited 77 minutes longer compared to non-Black patients. The authors also noted that among patients admitted to the ICU, Black patients were 62% more likely than non-Black patients to have a LOS of more than 6 hours </w:t>
      </w:r>
      <w:r w:rsidRPr="00E81A8B">
        <w:rPr>
          <w:rFonts w:ascii="Cambria" w:hAnsi="Cambria"/>
          <w:i/>
          <w:iCs/>
        </w:rPr>
        <w:t>within the same hospital</w:t>
      </w:r>
      <w:r w:rsidRPr="00E81A8B">
        <w:rPr>
          <w:rFonts w:ascii="Cambria" w:hAnsi="Cambria"/>
        </w:rPr>
        <w:t xml:space="preserve">. In addition, they found that urban hospitals, teaching hospitals, and hospitals in the Northeast U.S. had longer average (median) LOS. While unable to conclude definitively whether such disparities are due to individual-level racial bias or other confounding factors not represented in their model, the authors express concern that bias likely plays a part. </w:t>
      </w:r>
    </w:p>
    <w:p w14:paraId="128C1C51"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Among the most unsettling effects of health care inequality in the </w:t>
      </w:r>
      <w:r>
        <w:rPr>
          <w:rFonts w:ascii="Cambria" w:hAnsi="Cambria"/>
        </w:rPr>
        <w:t>U.S.</w:t>
      </w:r>
      <w:r w:rsidRPr="00E81A8B">
        <w:rPr>
          <w:rFonts w:ascii="Cambria" w:hAnsi="Cambria"/>
        </w:rPr>
        <w:t xml:space="preserve"> is its impact on children. Evidence shows that children of color, those from low-income families, and the uninsured are much less likely to receive appropriate care (Flores, 2010). These negative early-life experiences with the health care system, and the economic adversity and the social disadvantages that often accompany them, are linked with increased rates of chronic illness later in life (</w:t>
      </w:r>
      <w:proofErr w:type="spellStart"/>
      <w:r w:rsidRPr="00E81A8B">
        <w:rPr>
          <w:rFonts w:ascii="Cambria" w:hAnsi="Cambria"/>
        </w:rPr>
        <w:t>Braveman</w:t>
      </w:r>
      <w:proofErr w:type="spellEnd"/>
      <w:r w:rsidRPr="00E81A8B">
        <w:rPr>
          <w:rFonts w:ascii="Cambria" w:hAnsi="Cambria"/>
        </w:rPr>
        <w:t xml:space="preserve"> </w:t>
      </w:r>
      <w:r w:rsidRPr="00E81A8B">
        <w:rPr>
          <w:rFonts w:ascii="Cambria" w:hAnsi="Cambria"/>
        </w:rPr>
        <w:lastRenderedPageBreak/>
        <w:t xml:space="preserve">and Barclay, 2009). Unsurprisingly, those disparities extend to the emergency department. In a comprehensive 2009 study, Zhang et al. analyzed multiple dimensions of ED care among children, including wait time, length of stay, patient triage score, medical resource utilization (blood work, scans, etc.) and ED disposition (whether the patient was admitted to the hospital and/or operated on). Their sample included data from over 78,000 visits to nearly 3,800 unique U.S. emergency departments between 2005 and 2016. They found pervasive and persistent racial disparities in nearly every study outcome variable they examined. After adjusting for a host of temporal, demographic and socioeconomic factors, including insurance status, compared to whites, Black children waited 21% longer to be seen; had a 15% longer average LOS; and were 28% less likely to be admitted to the hospital, 24% less likely to receive a blood test, and 17% less likely to receive an imaging scan such as X-ray or CT. Likewise, Hispanic children waited 19% longer to be seen; had a 19% longer average LOS; and were 3% less likely to be admitted, 4% less likely to receive a blood test, and 9% less likely to receive an imaging scan than white children. Such disparities compared to whites were not found among Asian children. </w:t>
      </w:r>
    </w:p>
    <w:p w14:paraId="2426FB30" w14:textId="77777777" w:rsidR="00642E41" w:rsidRPr="00582BCE" w:rsidRDefault="00642E41" w:rsidP="00642E41">
      <w:pPr>
        <w:spacing w:line="480" w:lineRule="auto"/>
        <w:rPr>
          <w:rFonts w:ascii="Cambria" w:hAnsi="Cambria"/>
          <w:b/>
          <w:bCs/>
        </w:rPr>
      </w:pPr>
      <w:r w:rsidRPr="00582BCE">
        <w:rPr>
          <w:rFonts w:ascii="Cambria" w:hAnsi="Cambria"/>
          <w:b/>
          <w:bCs/>
        </w:rPr>
        <w:t>Studies Using Other Data</w:t>
      </w:r>
    </w:p>
    <w:p w14:paraId="067F16EA" w14:textId="77777777" w:rsidR="00642E41" w:rsidRPr="00E81A8B" w:rsidRDefault="00642E41" w:rsidP="00642E41">
      <w:pPr>
        <w:spacing w:line="480" w:lineRule="auto"/>
        <w:ind w:firstLine="720"/>
        <w:rPr>
          <w:rFonts w:ascii="Cambria" w:hAnsi="Cambria" w:cstheme="minorHAnsi"/>
        </w:rPr>
      </w:pPr>
      <w:r w:rsidRPr="00E81A8B">
        <w:rPr>
          <w:rFonts w:ascii="Cambria" w:hAnsi="Cambria" w:cstheme="minorHAnsi"/>
        </w:rPr>
        <w:t xml:space="preserve">As with ED wait times, there is compelling evidence of demographic disparities in the proportion of patients who leave the ED without being seen. Hsia et al. (2011) examined 9.2 million ED visits to 262 hospitals in California in 2007 and found that hospitals serving higher rates of low-income and poorly insured patients are more likely to have a patient leave without being seen. The authors note significant room for improvement in these outcomes, suggesting the need for localized interventions targeted toward under-resourced hospitals. There is also evidence of a time threshold beyond which a majority of patients, particularly young patients, are unwilling or unable to wait. Shaikh et al. (2012) surveyed 340 patients waiting for treatment in the emergency department of a large academic medical center in the U.S. They found that 51% patients were only willing to wait up </w:t>
      </w:r>
      <w:r w:rsidRPr="00E81A8B">
        <w:rPr>
          <w:rFonts w:ascii="Cambria" w:hAnsi="Cambria" w:cstheme="minorHAnsi"/>
        </w:rPr>
        <w:lastRenderedPageBreak/>
        <w:t>to two hours, and that, “</w:t>
      </w:r>
      <w:r w:rsidRPr="00E81A8B">
        <w:rPr>
          <w:rFonts w:ascii="Cambria" w:hAnsi="Cambria"/>
          <w:shd w:val="clear" w:color="auto" w:fill="FFFFFF"/>
        </w:rPr>
        <w:t>among social and demographic factors … only age greater than 25 years was independently associated with a willingness to wait longer to be seen.”</w:t>
      </w:r>
    </w:p>
    <w:p w14:paraId="549EC481"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Disparities in LOS also exist when it comes to the presence or absence of health insurance coverage. Wilson et al. (2016) examined data from over 95,000 visits to one urban, academic trauma center in the U.S. between 2011 and 2013 and found that among patients transferred to an operating room, insured patients experienced a LOS that was 43 minutes shorter compared to uninsured patients. They also found that insured patients were more likely overall to be admitted to the hospital. While these results do not speak directly to any potential racial bias, since Black and Hispanic Americans are 1.5 times and 2.5 times more likely, respectively, to be uninsured compared to whites (Kaiser Family Foundation, 2020), any disparity that exists based on insurance status likely has a racial component. </w:t>
      </w:r>
    </w:p>
    <w:p w14:paraId="69E57D3A" w14:textId="77777777" w:rsidR="00642E41" w:rsidRPr="00582BCE" w:rsidRDefault="00642E41" w:rsidP="00642E41">
      <w:pPr>
        <w:spacing w:line="480" w:lineRule="auto"/>
        <w:rPr>
          <w:rFonts w:ascii="Cambria" w:hAnsi="Cambria"/>
          <w:b/>
          <w:bCs/>
        </w:rPr>
      </w:pPr>
      <w:r w:rsidRPr="00582BCE">
        <w:rPr>
          <w:rFonts w:ascii="Cambria" w:hAnsi="Cambria"/>
          <w:b/>
          <w:bCs/>
        </w:rPr>
        <w:t>Efforts to Reduce ED Length of Stay</w:t>
      </w:r>
    </w:p>
    <w:p w14:paraId="2401F748" w14:textId="77777777" w:rsidR="00642E41" w:rsidRPr="00E81A8B" w:rsidRDefault="00642E41" w:rsidP="00642E41">
      <w:pPr>
        <w:spacing w:line="480" w:lineRule="auto"/>
        <w:ind w:firstLine="720"/>
        <w:rPr>
          <w:rFonts w:ascii="Cambria" w:hAnsi="Cambria"/>
        </w:rPr>
      </w:pPr>
      <w:r w:rsidRPr="00E81A8B">
        <w:rPr>
          <w:rFonts w:ascii="Cambria" w:hAnsi="Cambria"/>
        </w:rPr>
        <w:t xml:space="preserve">Some emergency departments have completely overhauled the way they operate in order to reduce wait time and length of stay. Vermeulen et al. (2014) describe a complex, months-long intervention at a series of hospitals across Canada with that exact goal. The strategies implemented all stemmed from lean management principles, a streamlining approach developed by Toyota in the 1960s to eliminate wasteful work processes. Hospital staff were provided with lean coaches and management experts, trained in lean methodology, and given tools to measure and track their efforts. While the conclusions reached were less than compelling—lean intervention was associated with a decrease in length of stay but not when compared to control sites—the project was comprehensive, well-funded and exhaustively planned. This shows the lengths health care systems are willing to go to improve efficiency in the emergency department. </w:t>
      </w:r>
    </w:p>
    <w:p w14:paraId="7A785D7E" w14:textId="77777777" w:rsidR="00642E41" w:rsidRPr="00E81A8B" w:rsidRDefault="00642E41" w:rsidP="00642E41">
      <w:pPr>
        <w:spacing w:line="480" w:lineRule="auto"/>
        <w:ind w:firstLine="720"/>
        <w:rPr>
          <w:rFonts w:ascii="Cambria" w:hAnsi="Cambria"/>
          <w:b/>
          <w:bCs/>
          <w:u w:val="single"/>
        </w:rPr>
      </w:pPr>
      <w:r w:rsidRPr="00E81A8B">
        <w:rPr>
          <w:rFonts w:ascii="Cambria" w:hAnsi="Cambria"/>
        </w:rPr>
        <w:t xml:space="preserve">Research also shows the potential of very simple interventions in reducing wait time. Willoughby et al. (2010) document the attempts one Canadian hospital made to reduce the times </w:t>
      </w:r>
      <w:r w:rsidRPr="00E81A8B">
        <w:rPr>
          <w:rFonts w:ascii="Cambria" w:hAnsi="Cambria"/>
        </w:rPr>
        <w:lastRenderedPageBreak/>
        <w:t xml:space="preserve">patients are forced to wait at different stages of their emergency department visit, not just the initial door-to-evaluation wait time as with other studies. The stage that stood out as having the longest, most easily reversible wait time was the time spent waiting for physician reassessment after treatment had been administered. With the help of a trained facilitator, hospital staff proposed their own ideas on how to improve this quality indicator, and then implemented some of them. The modifications that ultimately had the largest impact on wait times were surprisingly simple: a clear visual indicator to help staff identify the physician assigned to each patient, which reduced the time staff spent trying to identify the right physician to perform the reassessment, and implementation of a “Physician Reassessment Worksheet,” which streamlined the reassessment itself. These small changes reduced waits for physician reassessment by 50%. </w:t>
      </w:r>
    </w:p>
    <w:p w14:paraId="76A7B0E4" w14:textId="77777777" w:rsidR="00642E41" w:rsidRPr="00582BCE" w:rsidRDefault="00642E41" w:rsidP="00642E41">
      <w:pPr>
        <w:spacing w:line="480" w:lineRule="auto"/>
        <w:rPr>
          <w:rFonts w:ascii="Cambria" w:hAnsi="Cambria"/>
          <w:b/>
          <w:bCs/>
        </w:rPr>
      </w:pPr>
      <w:r w:rsidRPr="00582BCE">
        <w:rPr>
          <w:rFonts w:ascii="Cambria" w:hAnsi="Cambria"/>
          <w:b/>
          <w:bCs/>
        </w:rPr>
        <w:t>Summary</w:t>
      </w:r>
    </w:p>
    <w:p w14:paraId="1A3A206E" w14:textId="67007B6B" w:rsidR="00642E41" w:rsidRPr="00E81A8B" w:rsidRDefault="00642E41" w:rsidP="00642E41">
      <w:pPr>
        <w:spacing w:line="480" w:lineRule="auto"/>
        <w:ind w:firstLine="720"/>
        <w:rPr>
          <w:rFonts w:ascii="Cambria" w:hAnsi="Cambria"/>
        </w:rPr>
      </w:pPr>
      <w:r w:rsidRPr="00E81A8B">
        <w:rPr>
          <w:rFonts w:ascii="Cambria" w:hAnsi="Cambria"/>
        </w:rPr>
        <w:t xml:space="preserve">The immensity </w:t>
      </w:r>
      <w:ins w:id="2" w:author="David Borchers" w:date="2020-08-26T10:53:00Z">
        <w:r w:rsidR="004D45E9">
          <w:rPr>
            <w:rFonts w:ascii="Cambria" w:hAnsi="Cambria"/>
          </w:rPr>
          <w:t xml:space="preserve">of </w:t>
        </w:r>
      </w:ins>
      <w:r w:rsidRPr="00E81A8B">
        <w:rPr>
          <w:rFonts w:ascii="Cambria" w:hAnsi="Cambria"/>
        </w:rPr>
        <w:t xml:space="preserve">these disparities may take a generation or more to reverse, and as statisticians, our efforts focus a deep dive into data collected from the institutions creating disparate outcomes. Given the strength and size of the U.S. healthcare infrastructure, the tools to achieve increased equity of health outcomes are likely in hand, but we cannot know how best to allocate resources in pursuit of that goal without analyzing data. Luckily, the transition from paper to electronic medical records over the past thirty years has made health care data monumentally easier to retrospectively access and analyze. In fact, health care analytics in the U.S. is slated to become a forty-billion-dollar industry by 2025 (Valuates Reports, 2019). So, the infrastructure is in place to make large, systemic changes in the direction of health care equality. Whether or not the willingness to enact such change will be present, is another matter. </w:t>
      </w:r>
    </w:p>
    <w:p w14:paraId="301A3FFE" w14:textId="42FACA57" w:rsidR="00642E41" w:rsidRDefault="00642E41">
      <w:pPr>
        <w:rPr>
          <w:rFonts w:ascii="Cambria" w:hAnsi="Cambria"/>
          <w:b/>
          <w:bCs/>
          <w:sz w:val="32"/>
          <w:szCs w:val="32"/>
        </w:rPr>
      </w:pPr>
    </w:p>
    <w:p w14:paraId="1BD4840C" w14:textId="77777777" w:rsidR="00642E41" w:rsidRDefault="00642E41">
      <w:pPr>
        <w:rPr>
          <w:rFonts w:ascii="Cambria" w:hAnsi="Cambria"/>
          <w:b/>
          <w:bCs/>
          <w:sz w:val="32"/>
          <w:szCs w:val="32"/>
        </w:rPr>
      </w:pPr>
      <w:r>
        <w:rPr>
          <w:rFonts w:ascii="Cambria" w:hAnsi="Cambria"/>
          <w:b/>
          <w:bCs/>
          <w:sz w:val="32"/>
          <w:szCs w:val="32"/>
        </w:rPr>
        <w:br w:type="page"/>
      </w:r>
    </w:p>
    <w:p w14:paraId="0AFE443B" w14:textId="702D7AFF" w:rsidR="004B34D9" w:rsidRPr="002C4C81" w:rsidRDefault="004B34D9" w:rsidP="00A6527E">
      <w:pPr>
        <w:spacing w:line="480" w:lineRule="auto"/>
        <w:jc w:val="center"/>
        <w:rPr>
          <w:rFonts w:ascii="Cambria" w:hAnsi="Cambria"/>
          <w:b/>
          <w:bCs/>
          <w:sz w:val="32"/>
          <w:szCs w:val="32"/>
        </w:rPr>
      </w:pPr>
      <w:r w:rsidRPr="002C4C81">
        <w:rPr>
          <w:rFonts w:ascii="Cambria" w:hAnsi="Cambria"/>
          <w:b/>
          <w:bCs/>
          <w:sz w:val="32"/>
          <w:szCs w:val="32"/>
        </w:rPr>
        <w:lastRenderedPageBreak/>
        <w:t>Methodology</w:t>
      </w:r>
    </w:p>
    <w:p w14:paraId="3DE91C5A" w14:textId="35CCC069" w:rsidR="00692DD0" w:rsidRPr="002C4C81" w:rsidRDefault="00BC2F6C" w:rsidP="00773F98">
      <w:pPr>
        <w:spacing w:line="480" w:lineRule="auto"/>
        <w:rPr>
          <w:rFonts w:ascii="Cambria" w:hAnsi="Cambria"/>
          <w:b/>
          <w:bCs/>
        </w:rPr>
      </w:pPr>
      <w:r w:rsidRPr="002C4C81">
        <w:rPr>
          <w:rFonts w:ascii="Cambria" w:hAnsi="Cambria"/>
          <w:b/>
          <w:bCs/>
        </w:rPr>
        <w:t>Overview</w:t>
      </w:r>
    </w:p>
    <w:p w14:paraId="6634D33F" w14:textId="062DC03F" w:rsidR="00692DD0" w:rsidRPr="002C4C81" w:rsidRDefault="0058471B" w:rsidP="00A6527E">
      <w:pPr>
        <w:spacing w:line="480" w:lineRule="auto"/>
        <w:ind w:firstLine="720"/>
        <w:rPr>
          <w:rFonts w:ascii="Cambria" w:hAnsi="Cambria"/>
        </w:rPr>
      </w:pPr>
      <w:r w:rsidRPr="002C4C81">
        <w:rPr>
          <w:rFonts w:ascii="Cambria" w:hAnsi="Cambria"/>
        </w:rPr>
        <w:t>The data for this study come from a selection of</w:t>
      </w:r>
      <w:r w:rsidR="00692DD0" w:rsidRPr="002C4C81">
        <w:rPr>
          <w:rFonts w:ascii="Cambria" w:hAnsi="Cambria"/>
        </w:rPr>
        <w:t xml:space="preserve"> U.S. government websites</w:t>
      </w:r>
      <w:r w:rsidRPr="002C4C81">
        <w:rPr>
          <w:rFonts w:ascii="Cambria" w:hAnsi="Cambria"/>
        </w:rPr>
        <w:t xml:space="preserve">. They </w:t>
      </w:r>
      <w:r w:rsidR="00692DD0" w:rsidRPr="002C4C81">
        <w:rPr>
          <w:rFonts w:ascii="Cambria" w:hAnsi="Cambria"/>
        </w:rPr>
        <w:t xml:space="preserve">are not in any way </w:t>
      </w:r>
      <w:r w:rsidRPr="002C4C81">
        <w:rPr>
          <w:rFonts w:ascii="Cambria" w:hAnsi="Cambria"/>
        </w:rPr>
        <w:t xml:space="preserve">proprietary and are easily found via an online search. This section will describe the sources of these data, the process used to clean and merge them together, and all other steps performed in order to prepare the data for analysis. </w:t>
      </w:r>
      <w:r w:rsidR="00C6125F">
        <w:rPr>
          <w:rFonts w:ascii="Cambria" w:hAnsi="Cambria"/>
        </w:rPr>
        <w:t xml:space="preserve">Rates </w:t>
      </w:r>
      <w:r w:rsidR="0092510A" w:rsidRPr="002C4C81">
        <w:rPr>
          <w:rFonts w:ascii="Cambria" w:hAnsi="Cambria"/>
        </w:rPr>
        <w:t>of missing data</w:t>
      </w:r>
      <w:r w:rsidR="00C6125F">
        <w:rPr>
          <w:rFonts w:ascii="Cambria" w:hAnsi="Cambria"/>
        </w:rPr>
        <w:t xml:space="preserve"> are also reviewed</w:t>
      </w:r>
      <w:r w:rsidR="0092510A" w:rsidRPr="002C4C81">
        <w:rPr>
          <w:rFonts w:ascii="Cambria" w:hAnsi="Cambria"/>
        </w:rPr>
        <w:t xml:space="preserve"> in order to inform us on possible biases inherent in our valid data. </w:t>
      </w:r>
    </w:p>
    <w:p w14:paraId="7312DDF7" w14:textId="45733FA5" w:rsidR="00692DD0" w:rsidRPr="002C4C81" w:rsidRDefault="00692DD0" w:rsidP="00A6527E">
      <w:pPr>
        <w:spacing w:line="480" w:lineRule="auto"/>
        <w:ind w:firstLine="720"/>
        <w:rPr>
          <w:rFonts w:ascii="Cambria" w:hAnsi="Cambria"/>
        </w:rPr>
      </w:pPr>
      <w:r w:rsidRPr="002C4C81">
        <w:rPr>
          <w:rFonts w:ascii="Cambria" w:hAnsi="Cambria"/>
        </w:rPr>
        <w:t>For all data manipulation</w:t>
      </w:r>
      <w:r w:rsidR="00C6125F">
        <w:rPr>
          <w:rFonts w:ascii="Cambria" w:hAnsi="Cambria"/>
        </w:rPr>
        <w:t>,</w:t>
      </w:r>
      <w:r w:rsidRPr="002C4C81">
        <w:rPr>
          <w:rFonts w:ascii="Cambria" w:hAnsi="Cambria"/>
        </w:rPr>
        <w:t xml:space="preserve"> including cleaning, modeling</w:t>
      </w:r>
      <w:r w:rsidR="00C6125F">
        <w:rPr>
          <w:rFonts w:ascii="Cambria" w:hAnsi="Cambria"/>
        </w:rPr>
        <w:t>,</w:t>
      </w:r>
      <w:r w:rsidRPr="002C4C81">
        <w:rPr>
          <w:rFonts w:ascii="Cambria" w:hAnsi="Cambria"/>
        </w:rPr>
        <w:t xml:space="preserve"> and graphic production, R statistical software </w:t>
      </w:r>
      <w:r w:rsidR="00C6125F">
        <w:rPr>
          <w:rFonts w:ascii="Cambria" w:hAnsi="Cambria"/>
        </w:rPr>
        <w:t xml:space="preserve">is utilized </w:t>
      </w:r>
      <w:r w:rsidRPr="002C4C81">
        <w:rPr>
          <w:rFonts w:ascii="Cambria" w:hAnsi="Cambria"/>
        </w:rPr>
        <w:t xml:space="preserve">(R Core Team, 2017), which is open-source and available for free. </w:t>
      </w:r>
      <w:r w:rsidR="00837F6D" w:rsidRPr="002C4C81">
        <w:rPr>
          <w:rFonts w:ascii="Cambria" w:hAnsi="Cambria"/>
        </w:rPr>
        <w:t>To make</w:t>
      </w:r>
      <w:r w:rsidR="000D7DE1" w:rsidRPr="002C4C81">
        <w:rPr>
          <w:rFonts w:ascii="Cambria" w:hAnsi="Cambria"/>
        </w:rPr>
        <w:t xml:space="preserve"> some of</w:t>
      </w:r>
      <w:r w:rsidR="00837F6D" w:rsidRPr="002C4C81">
        <w:rPr>
          <w:rFonts w:ascii="Cambria" w:hAnsi="Cambria"/>
        </w:rPr>
        <w:t xml:space="preserve"> these tasks </w:t>
      </w:r>
      <w:r w:rsidR="000D7DE1" w:rsidRPr="002C4C81">
        <w:rPr>
          <w:rFonts w:ascii="Cambria" w:hAnsi="Cambria"/>
        </w:rPr>
        <w:t>simpler</w:t>
      </w:r>
      <w:r w:rsidR="00837F6D" w:rsidRPr="002C4C81">
        <w:rPr>
          <w:rFonts w:ascii="Cambria" w:hAnsi="Cambria"/>
        </w:rPr>
        <w:t xml:space="preserve">, a </w:t>
      </w:r>
      <w:r w:rsidR="000D7DE1" w:rsidRPr="002C4C81">
        <w:rPr>
          <w:rFonts w:ascii="Cambria" w:hAnsi="Cambria"/>
        </w:rPr>
        <w:t>number</w:t>
      </w:r>
      <w:r w:rsidR="00837F6D" w:rsidRPr="002C4C81">
        <w:rPr>
          <w:rFonts w:ascii="Cambria" w:hAnsi="Cambria"/>
        </w:rPr>
        <w:t xml:space="preserve"> of R software packages </w:t>
      </w:r>
      <w:r w:rsidR="0092510A" w:rsidRPr="002C4C81">
        <w:rPr>
          <w:rFonts w:ascii="Cambria" w:hAnsi="Cambria"/>
        </w:rPr>
        <w:t>are</w:t>
      </w:r>
      <w:r w:rsidR="000D7DE1" w:rsidRPr="002C4C81">
        <w:rPr>
          <w:rFonts w:ascii="Cambria" w:hAnsi="Cambria"/>
        </w:rPr>
        <w:t xml:space="preserve"> employed</w:t>
      </w:r>
      <w:r w:rsidR="00837F6D" w:rsidRPr="002C4C81">
        <w:rPr>
          <w:rFonts w:ascii="Cambria" w:hAnsi="Cambria"/>
        </w:rPr>
        <w:t xml:space="preserve">: </w:t>
      </w:r>
      <w:proofErr w:type="spellStart"/>
      <w:r w:rsidR="00837F6D" w:rsidRPr="002C4C81">
        <w:rPr>
          <w:rFonts w:ascii="Cambria" w:hAnsi="Cambria"/>
          <w:i/>
          <w:iCs/>
        </w:rPr>
        <w:t>betareg</w:t>
      </w:r>
      <w:proofErr w:type="spellEnd"/>
      <w:r w:rsidR="00837F6D" w:rsidRPr="002C4C81">
        <w:rPr>
          <w:rFonts w:ascii="Cambria" w:hAnsi="Cambria"/>
        </w:rPr>
        <w:t xml:space="preserve"> (</w:t>
      </w:r>
      <w:proofErr w:type="spellStart"/>
      <w:r w:rsidR="00837F6D" w:rsidRPr="002C4C81">
        <w:rPr>
          <w:rFonts w:ascii="Cambria" w:hAnsi="Cambria"/>
        </w:rPr>
        <w:t>Cribari</w:t>
      </w:r>
      <w:proofErr w:type="spellEnd"/>
      <w:r w:rsidR="00837F6D" w:rsidRPr="002C4C81">
        <w:rPr>
          <w:rFonts w:ascii="Cambria" w:hAnsi="Cambria"/>
        </w:rPr>
        <w:t xml:space="preserve">-Neto </w:t>
      </w:r>
      <w:r w:rsidR="00D827FE" w:rsidRPr="002C4C81">
        <w:rPr>
          <w:rFonts w:ascii="Cambria" w:hAnsi="Cambria"/>
        </w:rPr>
        <w:t>&amp;</w:t>
      </w:r>
      <w:r w:rsidR="00837F6D" w:rsidRPr="002C4C81">
        <w:rPr>
          <w:rFonts w:ascii="Cambria" w:hAnsi="Cambria"/>
        </w:rPr>
        <w:t xml:space="preserve"> </w:t>
      </w:r>
      <w:proofErr w:type="spellStart"/>
      <w:r w:rsidR="00837F6D" w:rsidRPr="002C4C81">
        <w:rPr>
          <w:rFonts w:ascii="Cambria" w:hAnsi="Cambria"/>
        </w:rPr>
        <w:t>Zeileis</w:t>
      </w:r>
      <w:proofErr w:type="spellEnd"/>
      <w:r w:rsidR="00837F6D" w:rsidRPr="002C4C81">
        <w:rPr>
          <w:rFonts w:ascii="Cambria" w:hAnsi="Cambria"/>
        </w:rPr>
        <w:t>, 2010)</w:t>
      </w:r>
      <w:r w:rsidR="001F4388" w:rsidRPr="002C4C81">
        <w:rPr>
          <w:rFonts w:ascii="Cambria" w:hAnsi="Cambria"/>
        </w:rPr>
        <w:t>,</w:t>
      </w:r>
      <w:r w:rsidR="00837F6D" w:rsidRPr="002C4C81">
        <w:rPr>
          <w:rFonts w:ascii="Cambria" w:hAnsi="Cambria"/>
        </w:rPr>
        <w:t xml:space="preserve"> </w:t>
      </w:r>
      <w:r w:rsidR="00837F6D" w:rsidRPr="002C4C81">
        <w:rPr>
          <w:rFonts w:ascii="Cambria" w:hAnsi="Cambria"/>
          <w:i/>
          <w:iCs/>
        </w:rPr>
        <w:t>car</w:t>
      </w:r>
      <w:r w:rsidR="00837F6D" w:rsidRPr="002C4C81">
        <w:rPr>
          <w:rFonts w:ascii="Cambria" w:hAnsi="Cambria"/>
        </w:rPr>
        <w:t xml:space="preserve"> (Fox </w:t>
      </w:r>
      <w:r w:rsidR="00D827FE" w:rsidRPr="002C4C81">
        <w:rPr>
          <w:rFonts w:ascii="Cambria" w:hAnsi="Cambria"/>
        </w:rPr>
        <w:t>&amp;</w:t>
      </w:r>
      <w:r w:rsidR="00837F6D" w:rsidRPr="002C4C81">
        <w:rPr>
          <w:rFonts w:ascii="Cambria" w:hAnsi="Cambria"/>
        </w:rPr>
        <w:t xml:space="preserve"> Weisberg, 2019), </w:t>
      </w:r>
      <w:proofErr w:type="spellStart"/>
      <w:r w:rsidR="00837F6D" w:rsidRPr="002C4C81">
        <w:rPr>
          <w:rFonts w:ascii="Cambria" w:hAnsi="Cambria"/>
          <w:i/>
          <w:iCs/>
        </w:rPr>
        <w:t>descr</w:t>
      </w:r>
      <w:proofErr w:type="spellEnd"/>
      <w:r w:rsidR="00837F6D" w:rsidRPr="002C4C81">
        <w:rPr>
          <w:rFonts w:ascii="Cambria" w:hAnsi="Cambria"/>
        </w:rPr>
        <w:t xml:space="preserve"> (Aquino et al., 2018)</w:t>
      </w:r>
      <w:r w:rsidR="00D827FE" w:rsidRPr="002C4C81">
        <w:rPr>
          <w:rFonts w:ascii="Cambria" w:hAnsi="Cambria"/>
        </w:rPr>
        <w:t>,</w:t>
      </w:r>
      <w:r w:rsidR="00837F6D" w:rsidRPr="002C4C81">
        <w:rPr>
          <w:rFonts w:ascii="Cambria" w:hAnsi="Cambria"/>
        </w:rPr>
        <w:t xml:space="preserve"> </w:t>
      </w:r>
      <w:proofErr w:type="spellStart"/>
      <w:r w:rsidR="00837F6D" w:rsidRPr="002C4C81">
        <w:rPr>
          <w:rFonts w:ascii="Cambria" w:hAnsi="Cambria"/>
          <w:i/>
          <w:iCs/>
        </w:rPr>
        <w:t>knitr</w:t>
      </w:r>
      <w:proofErr w:type="spellEnd"/>
      <w:r w:rsidR="00837F6D" w:rsidRPr="002C4C81">
        <w:rPr>
          <w:rFonts w:ascii="Cambria" w:hAnsi="Cambria"/>
        </w:rPr>
        <w:t xml:space="preserve"> (</w:t>
      </w:r>
      <w:proofErr w:type="spellStart"/>
      <w:r w:rsidR="00837F6D" w:rsidRPr="002C4C81">
        <w:rPr>
          <w:rFonts w:ascii="Cambria" w:hAnsi="Cambria"/>
        </w:rPr>
        <w:t>Xie</w:t>
      </w:r>
      <w:proofErr w:type="spellEnd"/>
      <w:r w:rsidR="00837F6D" w:rsidRPr="002C4C81">
        <w:rPr>
          <w:rFonts w:ascii="Cambria" w:hAnsi="Cambria"/>
        </w:rPr>
        <w:t xml:space="preserve">, 2015), </w:t>
      </w:r>
      <w:r w:rsidR="00837F6D" w:rsidRPr="002C4C81">
        <w:rPr>
          <w:rFonts w:ascii="Cambria" w:hAnsi="Cambria"/>
          <w:i/>
          <w:iCs/>
        </w:rPr>
        <w:t>MASS</w:t>
      </w:r>
      <w:r w:rsidR="00837F6D" w:rsidRPr="002C4C81">
        <w:rPr>
          <w:rFonts w:ascii="Cambria" w:hAnsi="Cambria"/>
        </w:rPr>
        <w:t xml:space="preserve"> (Venables </w:t>
      </w:r>
      <w:r w:rsidR="00D827FE" w:rsidRPr="002C4C81">
        <w:rPr>
          <w:rFonts w:ascii="Cambria" w:hAnsi="Cambria"/>
        </w:rPr>
        <w:t>&amp;</w:t>
      </w:r>
      <w:r w:rsidR="00837F6D" w:rsidRPr="002C4C81">
        <w:rPr>
          <w:rFonts w:ascii="Cambria" w:hAnsi="Cambria"/>
        </w:rPr>
        <w:t xml:space="preserve"> Ripley, 2002), </w:t>
      </w:r>
      <w:proofErr w:type="spellStart"/>
      <w:r w:rsidR="00837F6D" w:rsidRPr="002C4C81">
        <w:rPr>
          <w:rFonts w:ascii="Cambria" w:hAnsi="Cambria"/>
          <w:i/>
          <w:iCs/>
        </w:rPr>
        <w:t>RColorBrewer</w:t>
      </w:r>
      <w:proofErr w:type="spellEnd"/>
      <w:r w:rsidR="00837F6D" w:rsidRPr="002C4C81">
        <w:rPr>
          <w:rFonts w:ascii="Cambria" w:hAnsi="Cambria"/>
        </w:rPr>
        <w:t xml:space="preserve"> (Neuwirth, 2014), </w:t>
      </w:r>
      <w:proofErr w:type="spellStart"/>
      <w:r w:rsidR="00837F6D" w:rsidRPr="002C4C81">
        <w:rPr>
          <w:rFonts w:ascii="Cambria" w:hAnsi="Cambria"/>
          <w:i/>
          <w:iCs/>
        </w:rPr>
        <w:t>realxl</w:t>
      </w:r>
      <w:proofErr w:type="spellEnd"/>
      <w:r w:rsidR="00837F6D" w:rsidRPr="002C4C81">
        <w:rPr>
          <w:rFonts w:ascii="Cambria" w:hAnsi="Cambria"/>
        </w:rPr>
        <w:t xml:space="preserve"> (Wickham </w:t>
      </w:r>
      <w:r w:rsidR="00D827FE" w:rsidRPr="002C4C81">
        <w:rPr>
          <w:rFonts w:ascii="Cambria" w:hAnsi="Cambria"/>
        </w:rPr>
        <w:t>&amp;</w:t>
      </w:r>
      <w:r w:rsidR="00837F6D" w:rsidRPr="002C4C81">
        <w:rPr>
          <w:rFonts w:ascii="Cambria" w:hAnsi="Cambria"/>
        </w:rPr>
        <w:t xml:space="preserve"> Bryan, 2019), </w:t>
      </w:r>
      <w:proofErr w:type="spellStart"/>
      <w:r w:rsidR="00837F6D" w:rsidRPr="002C4C81">
        <w:rPr>
          <w:rFonts w:ascii="Cambria" w:hAnsi="Cambria"/>
          <w:i/>
          <w:iCs/>
        </w:rPr>
        <w:t>sjPlot</w:t>
      </w:r>
      <w:proofErr w:type="spellEnd"/>
      <w:r w:rsidR="00837F6D" w:rsidRPr="002C4C81">
        <w:rPr>
          <w:rFonts w:ascii="Cambria" w:hAnsi="Cambria"/>
        </w:rPr>
        <w:t xml:space="preserve"> (</w:t>
      </w:r>
      <w:proofErr w:type="spellStart"/>
      <w:r w:rsidR="00837F6D" w:rsidRPr="002C4C81">
        <w:rPr>
          <w:rFonts w:ascii="Cambria" w:hAnsi="Cambria"/>
        </w:rPr>
        <w:t>Lüdecke</w:t>
      </w:r>
      <w:proofErr w:type="spellEnd"/>
      <w:r w:rsidR="00837F6D" w:rsidRPr="002C4C81">
        <w:rPr>
          <w:rFonts w:ascii="Cambria" w:hAnsi="Cambria"/>
        </w:rPr>
        <w:t>, 2020),</w:t>
      </w:r>
      <w:r w:rsidR="000D7DE1" w:rsidRPr="002C4C81">
        <w:rPr>
          <w:rFonts w:ascii="Cambria" w:hAnsi="Cambria"/>
        </w:rPr>
        <w:t xml:space="preserve"> and</w:t>
      </w:r>
      <w:r w:rsidR="00837F6D" w:rsidRPr="002C4C81">
        <w:rPr>
          <w:rFonts w:ascii="Cambria" w:hAnsi="Cambria"/>
        </w:rPr>
        <w:t xml:space="preserve"> </w:t>
      </w:r>
      <w:proofErr w:type="spellStart"/>
      <w:r w:rsidR="00837F6D" w:rsidRPr="002C4C81">
        <w:rPr>
          <w:rFonts w:ascii="Cambria" w:hAnsi="Cambria"/>
          <w:i/>
          <w:iCs/>
        </w:rPr>
        <w:t>tidyverse</w:t>
      </w:r>
      <w:proofErr w:type="spellEnd"/>
      <w:r w:rsidR="00837F6D" w:rsidRPr="002C4C81">
        <w:rPr>
          <w:rFonts w:ascii="Cambria" w:hAnsi="Cambria"/>
        </w:rPr>
        <w:t xml:space="preserve"> (Wickham</w:t>
      </w:r>
      <w:r w:rsidR="00D827FE" w:rsidRPr="002C4C81">
        <w:rPr>
          <w:rFonts w:ascii="Cambria" w:hAnsi="Cambria"/>
        </w:rPr>
        <w:t xml:space="preserve"> </w:t>
      </w:r>
      <w:r w:rsidR="00837F6D" w:rsidRPr="002C4C81">
        <w:rPr>
          <w:rFonts w:ascii="Cambria" w:hAnsi="Cambria"/>
        </w:rPr>
        <w:t>et al., 2019)</w:t>
      </w:r>
      <w:r w:rsidR="000D7DE1" w:rsidRPr="002C4C81">
        <w:rPr>
          <w:rFonts w:ascii="Cambria" w:hAnsi="Cambria"/>
        </w:rPr>
        <w:t xml:space="preserve">. </w:t>
      </w:r>
      <w:r w:rsidR="0058471B" w:rsidRPr="002C4C81">
        <w:rPr>
          <w:rFonts w:ascii="Cambria" w:hAnsi="Cambria"/>
        </w:rPr>
        <w:t xml:space="preserve">To access </w:t>
      </w:r>
      <w:r w:rsidR="0092510A" w:rsidRPr="002C4C81">
        <w:rPr>
          <w:rFonts w:ascii="Cambria" w:hAnsi="Cambria"/>
        </w:rPr>
        <w:t>th</w:t>
      </w:r>
      <w:r w:rsidR="00C6125F">
        <w:rPr>
          <w:rFonts w:ascii="Cambria" w:hAnsi="Cambria"/>
        </w:rPr>
        <w:t>ese</w:t>
      </w:r>
      <w:r w:rsidR="0092510A" w:rsidRPr="002C4C81">
        <w:rPr>
          <w:rFonts w:ascii="Cambria" w:hAnsi="Cambria"/>
        </w:rPr>
        <w:t xml:space="preserve"> software</w:t>
      </w:r>
      <w:r w:rsidR="00C6125F">
        <w:rPr>
          <w:rFonts w:ascii="Cambria" w:hAnsi="Cambria"/>
        </w:rPr>
        <w:t xml:space="preserve"> and packages</w:t>
      </w:r>
      <w:r w:rsidR="0058471B" w:rsidRPr="002C4C81">
        <w:rPr>
          <w:rFonts w:ascii="Cambria" w:hAnsi="Cambria"/>
        </w:rPr>
        <w:t>,</w:t>
      </w:r>
      <w:r w:rsidR="00C6125F">
        <w:rPr>
          <w:rFonts w:ascii="Cambria" w:hAnsi="Cambria"/>
        </w:rPr>
        <w:t xml:space="preserve"> </w:t>
      </w:r>
      <w:r w:rsidR="0058471B" w:rsidRPr="002C4C81">
        <w:rPr>
          <w:rFonts w:ascii="Cambria" w:hAnsi="Cambria"/>
        </w:rPr>
        <w:t>RStudio (RStudio Team, 2020), an integrated development environment designed for R</w:t>
      </w:r>
      <w:r w:rsidR="00C6125F">
        <w:rPr>
          <w:rFonts w:ascii="Cambria" w:hAnsi="Cambria"/>
        </w:rPr>
        <w:t xml:space="preserve">, is used. </w:t>
      </w:r>
    </w:p>
    <w:p w14:paraId="3E7FA02C" w14:textId="023CA9D1" w:rsidR="0092510A" w:rsidRPr="002C4C81" w:rsidRDefault="0092510A" w:rsidP="00773F98">
      <w:pPr>
        <w:spacing w:line="480" w:lineRule="auto"/>
        <w:rPr>
          <w:rFonts w:ascii="Cambria" w:hAnsi="Cambria"/>
          <w:b/>
          <w:bCs/>
        </w:rPr>
      </w:pPr>
      <w:r w:rsidRPr="002C4C81">
        <w:rPr>
          <w:rFonts w:ascii="Cambria" w:hAnsi="Cambria"/>
          <w:b/>
          <w:bCs/>
        </w:rPr>
        <w:t>Data Sources</w:t>
      </w:r>
    </w:p>
    <w:p w14:paraId="2CFE14D4" w14:textId="5FA0BF32" w:rsidR="002F1704" w:rsidRPr="002C4C81" w:rsidRDefault="00717F9D" w:rsidP="00A6527E">
      <w:pPr>
        <w:spacing w:line="480" w:lineRule="auto"/>
        <w:ind w:firstLine="720"/>
        <w:rPr>
          <w:rFonts w:ascii="Cambria" w:hAnsi="Cambria"/>
        </w:rPr>
      </w:pPr>
      <w:r w:rsidRPr="002C4C81">
        <w:rPr>
          <w:rFonts w:ascii="Cambria" w:hAnsi="Cambria"/>
        </w:rPr>
        <w:t xml:space="preserve">The main source of data </w:t>
      </w:r>
      <w:r w:rsidRPr="00B016A0">
        <w:rPr>
          <w:rFonts w:ascii="Cambria" w:hAnsi="Cambria"/>
        </w:rPr>
        <w:t xml:space="preserve">for the </w:t>
      </w:r>
      <w:r w:rsidR="00F87B0A" w:rsidRPr="00B016A0">
        <w:rPr>
          <w:rFonts w:ascii="Cambria" w:hAnsi="Cambria"/>
        </w:rPr>
        <w:t>analysis</w:t>
      </w:r>
      <w:r w:rsidRPr="00F87B0A">
        <w:rPr>
          <w:rFonts w:ascii="Cambria" w:hAnsi="Cambria"/>
          <w:b/>
          <w:bCs/>
        </w:rPr>
        <w:t xml:space="preserve"> </w:t>
      </w:r>
      <w:r w:rsidRPr="002C4C81">
        <w:rPr>
          <w:rFonts w:ascii="Cambria" w:hAnsi="Cambria"/>
        </w:rPr>
        <w:t>below is Medicare’s Hospital Compare database</w:t>
      </w:r>
      <w:r w:rsidR="0092510A" w:rsidRPr="002C4C81">
        <w:rPr>
          <w:rFonts w:ascii="Cambria" w:hAnsi="Cambria"/>
        </w:rPr>
        <w:t xml:space="preserve"> (Centers for Medicare &amp; Medicaid Services, 2019-2020)</w:t>
      </w:r>
      <w:r w:rsidRPr="002C4C81">
        <w:rPr>
          <w:rFonts w:ascii="Cambria" w:hAnsi="Cambria"/>
        </w:rPr>
        <w:t xml:space="preserve">. </w:t>
      </w:r>
      <w:r w:rsidR="00502B10" w:rsidRPr="002C4C81">
        <w:rPr>
          <w:rFonts w:ascii="Cambria" w:hAnsi="Cambria"/>
        </w:rPr>
        <w:t xml:space="preserve">Medicare is a federal health insurance program in the United States providing coverage for individuals age 65 </w:t>
      </w:r>
      <w:r w:rsidR="00F87B0A">
        <w:rPr>
          <w:rFonts w:ascii="Cambria" w:hAnsi="Cambria"/>
        </w:rPr>
        <w:t>or</w:t>
      </w:r>
      <w:r w:rsidR="00502B10" w:rsidRPr="002C4C81">
        <w:rPr>
          <w:rFonts w:ascii="Cambria" w:hAnsi="Cambria"/>
        </w:rPr>
        <w:t xml:space="preserve"> older, certain young people with disabilities, and people with end-stage renal disease. </w:t>
      </w:r>
      <w:r w:rsidRPr="002C4C81">
        <w:rPr>
          <w:rFonts w:ascii="Cambria" w:hAnsi="Cambria"/>
        </w:rPr>
        <w:t xml:space="preserve">In order </w:t>
      </w:r>
      <w:r w:rsidR="00502B10" w:rsidRPr="002C4C81">
        <w:rPr>
          <w:rFonts w:ascii="Cambria" w:hAnsi="Cambria"/>
        </w:rPr>
        <w:t>for hospitals to</w:t>
      </w:r>
      <w:r w:rsidRPr="002C4C81">
        <w:rPr>
          <w:rFonts w:ascii="Cambria" w:hAnsi="Cambria"/>
        </w:rPr>
        <w:t xml:space="preserve"> register with Medicare</w:t>
      </w:r>
      <w:r w:rsidR="00502B10" w:rsidRPr="002C4C81">
        <w:rPr>
          <w:rFonts w:ascii="Cambria" w:hAnsi="Cambria"/>
        </w:rPr>
        <w:t xml:space="preserve"> and ultimately receive compensation for </w:t>
      </w:r>
      <w:r w:rsidR="00093FDF" w:rsidRPr="002C4C81">
        <w:rPr>
          <w:rFonts w:ascii="Cambria" w:hAnsi="Cambria"/>
        </w:rPr>
        <w:t>their services</w:t>
      </w:r>
      <w:r w:rsidRPr="002C4C81">
        <w:rPr>
          <w:rFonts w:ascii="Cambria" w:hAnsi="Cambria"/>
        </w:rPr>
        <w:t xml:space="preserve">, hospitals are required to report </w:t>
      </w:r>
      <w:r w:rsidR="00502B10" w:rsidRPr="002C4C81">
        <w:rPr>
          <w:rFonts w:ascii="Cambria" w:hAnsi="Cambria"/>
        </w:rPr>
        <w:t xml:space="preserve">certain </w:t>
      </w:r>
      <w:r w:rsidR="00093FDF" w:rsidRPr="002C4C81">
        <w:rPr>
          <w:rFonts w:ascii="Cambria" w:hAnsi="Cambria"/>
        </w:rPr>
        <w:t>performance statistics</w:t>
      </w:r>
      <w:r w:rsidR="00502B10" w:rsidRPr="002C4C81">
        <w:rPr>
          <w:rFonts w:ascii="Cambria" w:hAnsi="Cambria"/>
        </w:rPr>
        <w:t xml:space="preserve">. These include speed and quality of services offered, complication rates of various surgeries, and levels of patient </w:t>
      </w:r>
      <w:r w:rsidR="00093FDF" w:rsidRPr="002C4C81">
        <w:rPr>
          <w:rFonts w:ascii="Cambria" w:hAnsi="Cambria"/>
        </w:rPr>
        <w:t>satisfaction</w:t>
      </w:r>
      <w:r w:rsidR="00502B10" w:rsidRPr="002C4C81">
        <w:rPr>
          <w:rFonts w:ascii="Cambria" w:hAnsi="Cambria"/>
        </w:rPr>
        <w:t>. This helps Medicare officials</w:t>
      </w:r>
      <w:r w:rsidR="00093FDF" w:rsidRPr="002C4C81">
        <w:rPr>
          <w:rFonts w:ascii="Cambria" w:hAnsi="Cambria"/>
        </w:rPr>
        <w:t xml:space="preserve"> provide quality assurance to </w:t>
      </w:r>
      <w:r w:rsidR="00F87B0A">
        <w:rPr>
          <w:rFonts w:ascii="Cambria" w:hAnsi="Cambria"/>
        </w:rPr>
        <w:t xml:space="preserve">the </w:t>
      </w:r>
      <w:r w:rsidR="00093FDF" w:rsidRPr="002C4C81">
        <w:rPr>
          <w:rFonts w:ascii="Cambria" w:hAnsi="Cambria"/>
        </w:rPr>
        <w:t>patients they serve, as well as the general public.</w:t>
      </w:r>
      <w:r w:rsidR="00502B10" w:rsidRPr="002C4C81">
        <w:rPr>
          <w:rFonts w:ascii="Cambria" w:hAnsi="Cambria"/>
        </w:rPr>
        <w:t xml:space="preserve"> </w:t>
      </w:r>
    </w:p>
    <w:p w14:paraId="5275E911" w14:textId="147A06CF" w:rsidR="00C31C7F" w:rsidRPr="002C4C81" w:rsidRDefault="000E64E2" w:rsidP="00A6527E">
      <w:pPr>
        <w:spacing w:line="480" w:lineRule="auto"/>
        <w:ind w:firstLine="720"/>
        <w:rPr>
          <w:rFonts w:ascii="Cambria" w:hAnsi="Cambria" w:cstheme="minorHAnsi"/>
        </w:rPr>
      </w:pPr>
      <w:r w:rsidRPr="00451D22">
        <w:rPr>
          <w:rFonts w:ascii="Cambria" w:hAnsi="Cambria"/>
        </w:rPr>
        <w:lastRenderedPageBreak/>
        <w:t>Among this collection of</w:t>
      </w:r>
      <w:r w:rsidR="00451D22" w:rsidRPr="00451D22">
        <w:rPr>
          <w:rFonts w:ascii="Cambria" w:hAnsi="Cambria"/>
        </w:rPr>
        <w:t xml:space="preserve"> performance </w:t>
      </w:r>
      <w:r w:rsidR="00093FDF" w:rsidRPr="00451D22">
        <w:rPr>
          <w:rFonts w:ascii="Cambria" w:hAnsi="Cambria" w:cstheme="minorHAnsi"/>
        </w:rPr>
        <w:t xml:space="preserve">metrics </w:t>
      </w:r>
      <w:r w:rsidR="00451D22" w:rsidRPr="00451D22">
        <w:rPr>
          <w:rFonts w:ascii="Cambria" w:hAnsi="Cambria" w:cstheme="minorHAnsi"/>
        </w:rPr>
        <w:t xml:space="preserve">is a file called </w:t>
      </w:r>
      <w:r w:rsidR="00093FDF" w:rsidRPr="00451D22">
        <w:rPr>
          <w:rFonts w:ascii="Cambria" w:hAnsi="Cambria" w:cstheme="minorHAnsi"/>
        </w:rPr>
        <w:t xml:space="preserve">“Timely and Effective Care,” </w:t>
      </w:r>
      <w:r w:rsidR="00451D22" w:rsidRPr="00451D22">
        <w:rPr>
          <w:rFonts w:ascii="Cambria" w:hAnsi="Cambria" w:cstheme="minorHAnsi"/>
        </w:rPr>
        <w:t>updated</w:t>
      </w:r>
      <w:r w:rsidR="00093FDF" w:rsidRPr="00451D22">
        <w:rPr>
          <w:rFonts w:ascii="Cambria" w:hAnsi="Cambria" w:cstheme="minorHAnsi"/>
        </w:rPr>
        <w:t xml:space="preserve"> quarterly</w:t>
      </w:r>
      <w:r w:rsidR="008E7F1E" w:rsidRPr="00451D22">
        <w:rPr>
          <w:rFonts w:ascii="Cambria" w:hAnsi="Cambria" w:cstheme="minorHAnsi"/>
        </w:rPr>
        <w:t xml:space="preserve">. </w:t>
      </w:r>
      <w:r w:rsidR="00093FDF" w:rsidRPr="00451D22">
        <w:rPr>
          <w:rFonts w:ascii="Cambria" w:hAnsi="Cambria" w:cstheme="minorHAnsi"/>
        </w:rPr>
        <w:t xml:space="preserve">These data focus on </w:t>
      </w:r>
      <w:r w:rsidR="008E7F1E" w:rsidRPr="00451D22">
        <w:rPr>
          <w:rFonts w:ascii="Cambria" w:hAnsi="Cambria" w:cstheme="minorHAnsi"/>
        </w:rPr>
        <w:t>performance within the</w:t>
      </w:r>
      <w:r w:rsidR="00093FDF" w:rsidRPr="00451D22">
        <w:rPr>
          <w:rFonts w:ascii="Cambria" w:hAnsi="Cambria" w:cstheme="minorHAnsi"/>
        </w:rPr>
        <w:t xml:space="preserve"> emergency department, the area of a hospital responsible</w:t>
      </w:r>
      <w:r w:rsidR="00093FDF" w:rsidRPr="002C4C81">
        <w:rPr>
          <w:rFonts w:ascii="Cambria" w:hAnsi="Cambria" w:cstheme="minorHAnsi"/>
        </w:rPr>
        <w:t xml:space="preserve"> for providing care to patients arriving in need of immediate help. The data </w:t>
      </w:r>
      <w:r w:rsidR="008E7F1E" w:rsidRPr="002C4C81">
        <w:rPr>
          <w:rFonts w:ascii="Cambria" w:hAnsi="Cambria" w:cstheme="minorHAnsi"/>
        </w:rPr>
        <w:t xml:space="preserve">show </w:t>
      </w:r>
      <w:r w:rsidR="00093FDF" w:rsidRPr="002C4C81">
        <w:rPr>
          <w:rFonts w:ascii="Cambria" w:hAnsi="Cambria" w:cstheme="minorHAnsi"/>
        </w:rPr>
        <w:t>how quickly and efficiently hospitals</w:t>
      </w:r>
      <w:r w:rsidR="00093FDF" w:rsidRPr="002C4C81">
        <w:rPr>
          <w:rFonts w:ascii="Cambria" w:hAnsi="Cambria"/>
        </w:rPr>
        <w:t xml:space="preserve"> accomplish </w:t>
      </w:r>
      <w:r w:rsidR="008E7F1E" w:rsidRPr="002C4C81">
        <w:rPr>
          <w:rFonts w:ascii="Cambria" w:hAnsi="Cambria"/>
        </w:rPr>
        <w:t xml:space="preserve">urgent </w:t>
      </w:r>
      <w:r w:rsidR="00093FDF" w:rsidRPr="002C4C81">
        <w:rPr>
          <w:rFonts w:ascii="Cambria" w:hAnsi="Cambria"/>
        </w:rPr>
        <w:t xml:space="preserve">tasks, and whether </w:t>
      </w:r>
      <w:r w:rsidR="008E7F1E" w:rsidRPr="002C4C81">
        <w:rPr>
          <w:rFonts w:ascii="Cambria" w:hAnsi="Cambria"/>
        </w:rPr>
        <w:t xml:space="preserve">certain </w:t>
      </w:r>
      <w:r w:rsidR="00093FDF" w:rsidRPr="002C4C81">
        <w:rPr>
          <w:rFonts w:ascii="Cambria" w:hAnsi="Cambria"/>
        </w:rPr>
        <w:t>life-saving interventions are administered</w:t>
      </w:r>
      <w:r w:rsidR="008E7F1E" w:rsidRPr="002C4C81">
        <w:rPr>
          <w:rFonts w:ascii="Cambria" w:hAnsi="Cambria"/>
        </w:rPr>
        <w:t xml:space="preserve"> within the recommended time frame</w:t>
      </w:r>
      <w:r w:rsidR="00093FDF" w:rsidRPr="002C4C81">
        <w:rPr>
          <w:rFonts w:ascii="Cambria" w:hAnsi="Cambria"/>
        </w:rPr>
        <w:t>.</w:t>
      </w:r>
      <w:r w:rsidR="002F1704" w:rsidRPr="002C4C81">
        <w:rPr>
          <w:rFonts w:ascii="Cambria" w:hAnsi="Cambria"/>
        </w:rPr>
        <w:t xml:space="preserve"> We opt to </w:t>
      </w:r>
      <w:r w:rsidR="002844CA" w:rsidRPr="002C4C81">
        <w:rPr>
          <w:rFonts w:ascii="Cambria" w:hAnsi="Cambria"/>
        </w:rPr>
        <w:t>use</w:t>
      </w:r>
      <w:r w:rsidR="002F1704" w:rsidRPr="002C4C81">
        <w:rPr>
          <w:rFonts w:ascii="Cambria" w:hAnsi="Cambria"/>
        </w:rPr>
        <w:t xml:space="preserve"> five variables from this database as our primary study outcome variables</w:t>
      </w:r>
      <w:r w:rsidR="00B016A0">
        <w:rPr>
          <w:rFonts w:ascii="Cambria" w:hAnsi="Cambria"/>
        </w:rPr>
        <w:t>, otherwise known as response variables</w:t>
      </w:r>
      <w:r w:rsidR="002844CA" w:rsidRPr="002C4C81">
        <w:rPr>
          <w:rFonts w:ascii="Cambria" w:hAnsi="Cambria"/>
        </w:rPr>
        <w:t>.</w:t>
      </w:r>
      <w:r w:rsidR="002F1704" w:rsidRPr="002C4C81">
        <w:rPr>
          <w:rFonts w:ascii="Cambria" w:hAnsi="Cambria"/>
        </w:rPr>
        <w:t xml:space="preserve"> Those variables are: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705"/>
        <w:gridCol w:w="7645"/>
      </w:tblGrid>
      <w:tr w:rsidR="00C31C7F" w:rsidRPr="002C4C81" w14:paraId="78F98700" w14:textId="77777777" w:rsidTr="00B016A0">
        <w:tc>
          <w:tcPr>
            <w:tcW w:w="1705" w:type="dxa"/>
          </w:tcPr>
          <w:p w14:paraId="19063D27" w14:textId="32DA4F5B" w:rsidR="00C31C7F" w:rsidRPr="002C4C81" w:rsidRDefault="00C31C7F" w:rsidP="00773F98">
            <w:pPr>
              <w:spacing w:before="80" w:after="80"/>
              <w:rPr>
                <w:rFonts w:ascii="Cambria" w:hAnsi="Cambria"/>
                <w:b/>
                <w:bCs/>
                <w:u w:val="single"/>
              </w:rPr>
            </w:pPr>
            <w:r w:rsidRPr="002C4C81">
              <w:rPr>
                <w:rFonts w:ascii="Cambria" w:hAnsi="Cambria"/>
                <w:b/>
                <w:bCs/>
                <w:u w:val="single"/>
              </w:rPr>
              <w:t>Variable</w:t>
            </w:r>
          </w:p>
        </w:tc>
        <w:tc>
          <w:tcPr>
            <w:tcW w:w="7645" w:type="dxa"/>
          </w:tcPr>
          <w:p w14:paraId="1F64CC2C" w14:textId="77777777" w:rsidR="00C31C7F" w:rsidRPr="002C4C81" w:rsidRDefault="00C31C7F" w:rsidP="00773F98">
            <w:pPr>
              <w:spacing w:before="80" w:after="80"/>
              <w:rPr>
                <w:rFonts w:ascii="Cambria" w:hAnsi="Cambria"/>
                <w:b/>
                <w:bCs/>
                <w:u w:val="single"/>
              </w:rPr>
            </w:pPr>
            <w:r w:rsidRPr="002C4C81">
              <w:rPr>
                <w:rFonts w:ascii="Cambria" w:hAnsi="Cambria"/>
                <w:b/>
                <w:bCs/>
                <w:u w:val="single"/>
              </w:rPr>
              <w:t>Definition</w:t>
            </w:r>
          </w:p>
        </w:tc>
      </w:tr>
      <w:tr w:rsidR="00C31C7F" w:rsidRPr="002C4C81" w14:paraId="46A53624" w14:textId="77777777" w:rsidTr="00B016A0">
        <w:tc>
          <w:tcPr>
            <w:tcW w:w="1705" w:type="dxa"/>
          </w:tcPr>
          <w:p w14:paraId="17BD1518" w14:textId="77777777" w:rsidR="00C31C7F" w:rsidRPr="002C4C81" w:rsidRDefault="00C31C7F" w:rsidP="00773F98">
            <w:pPr>
              <w:spacing w:before="80" w:after="80"/>
              <w:rPr>
                <w:rFonts w:ascii="Cambria" w:hAnsi="Cambria"/>
                <w:i/>
                <w:iCs/>
              </w:rPr>
            </w:pPr>
            <w:r w:rsidRPr="002C4C81">
              <w:rPr>
                <w:rFonts w:ascii="Cambria" w:hAnsi="Cambria"/>
                <w:i/>
                <w:iCs/>
                <w:shd w:val="clear" w:color="auto" w:fill="FFFFFF"/>
              </w:rPr>
              <w:t>AdmitLOS</w:t>
            </w:r>
          </w:p>
        </w:tc>
        <w:tc>
          <w:tcPr>
            <w:tcW w:w="7645" w:type="dxa"/>
          </w:tcPr>
          <w:p w14:paraId="4BDF0A91" w14:textId="77777777" w:rsidR="00C31C7F" w:rsidRPr="002C4C81" w:rsidRDefault="00C31C7F" w:rsidP="00773F98">
            <w:pPr>
              <w:spacing w:before="80" w:after="80"/>
              <w:rPr>
                <w:rFonts w:ascii="Cambria" w:hAnsi="Cambria"/>
              </w:rPr>
            </w:pPr>
            <w:r w:rsidRPr="002C4C81">
              <w:rPr>
                <w:rFonts w:ascii="Cambria" w:hAnsi="Cambria"/>
                <w:shd w:val="clear" w:color="auto" w:fill="FFFFFF"/>
              </w:rPr>
              <w:t>Average (median) time from emergency department arrival to emergency department departure for patients admitted to the hospital as an inpatient</w:t>
            </w:r>
          </w:p>
        </w:tc>
      </w:tr>
      <w:tr w:rsidR="00C31C7F" w:rsidRPr="002C4C81" w14:paraId="584CDB2A" w14:textId="77777777" w:rsidTr="00B016A0">
        <w:tc>
          <w:tcPr>
            <w:tcW w:w="1705" w:type="dxa"/>
          </w:tcPr>
          <w:p w14:paraId="4B1AD845" w14:textId="77777777" w:rsidR="00C31C7F" w:rsidRPr="002C4C81" w:rsidRDefault="00C31C7F" w:rsidP="00773F98">
            <w:pPr>
              <w:spacing w:before="80" w:after="80"/>
              <w:rPr>
                <w:rFonts w:ascii="Cambria" w:hAnsi="Cambria"/>
                <w:i/>
                <w:iCs/>
              </w:rPr>
            </w:pPr>
            <w:r w:rsidRPr="002C4C81">
              <w:rPr>
                <w:rFonts w:ascii="Cambria" w:hAnsi="Cambria"/>
                <w:i/>
                <w:iCs/>
                <w:shd w:val="clear" w:color="auto" w:fill="FFFFFF"/>
              </w:rPr>
              <w:t>WaitForBed</w:t>
            </w:r>
          </w:p>
        </w:tc>
        <w:tc>
          <w:tcPr>
            <w:tcW w:w="7645" w:type="dxa"/>
          </w:tcPr>
          <w:p w14:paraId="5FE7BD0F" w14:textId="77777777" w:rsidR="00C31C7F" w:rsidRPr="002C4C81" w:rsidRDefault="00C31C7F" w:rsidP="00773F98">
            <w:pPr>
              <w:spacing w:before="80" w:after="80"/>
              <w:rPr>
                <w:rFonts w:ascii="Cambria" w:hAnsi="Cambria"/>
              </w:rPr>
            </w:pPr>
            <w:r w:rsidRPr="002C4C81">
              <w:rPr>
                <w:rFonts w:ascii="Cambria" w:hAnsi="Cambria"/>
                <w:shd w:val="clear" w:color="auto" w:fill="FFFFFF"/>
              </w:rPr>
              <w:t>Average (median) time from admit decision to time of departure from the emergency department for patients admitted to the hospital as an inpatient</w:t>
            </w:r>
          </w:p>
        </w:tc>
      </w:tr>
      <w:tr w:rsidR="00C31C7F" w:rsidRPr="002C4C81" w14:paraId="696CDA5D" w14:textId="77777777" w:rsidTr="00B016A0">
        <w:tc>
          <w:tcPr>
            <w:tcW w:w="1705" w:type="dxa"/>
          </w:tcPr>
          <w:p w14:paraId="1780B79F" w14:textId="77777777" w:rsidR="00C31C7F" w:rsidRPr="002C4C81" w:rsidRDefault="00C31C7F" w:rsidP="00773F98">
            <w:pPr>
              <w:spacing w:before="80" w:after="80"/>
              <w:rPr>
                <w:rFonts w:ascii="Cambria" w:hAnsi="Cambria"/>
                <w:i/>
                <w:iCs/>
              </w:rPr>
            </w:pPr>
            <w:r w:rsidRPr="002C4C81">
              <w:rPr>
                <w:rFonts w:ascii="Cambria" w:hAnsi="Cambria"/>
                <w:i/>
                <w:iCs/>
              </w:rPr>
              <w:t>Non</w:t>
            </w:r>
            <w:r w:rsidRPr="002C4C81">
              <w:rPr>
                <w:rFonts w:ascii="Cambria" w:hAnsi="Cambria"/>
                <w:i/>
                <w:iCs/>
                <w:shd w:val="clear" w:color="auto" w:fill="FFFFFF"/>
              </w:rPr>
              <w:t>AdmitLOS</w:t>
            </w:r>
          </w:p>
        </w:tc>
        <w:tc>
          <w:tcPr>
            <w:tcW w:w="7645" w:type="dxa"/>
          </w:tcPr>
          <w:p w14:paraId="40110EAD" w14:textId="77777777" w:rsidR="00C31C7F" w:rsidRPr="002C4C81" w:rsidRDefault="00C31C7F" w:rsidP="00773F98">
            <w:pPr>
              <w:spacing w:before="80" w:after="80"/>
              <w:rPr>
                <w:rFonts w:ascii="Cambria" w:hAnsi="Cambria"/>
              </w:rPr>
            </w:pPr>
            <w:r w:rsidRPr="002C4C81">
              <w:rPr>
                <w:rFonts w:ascii="Cambria" w:hAnsi="Cambria"/>
                <w:shd w:val="clear" w:color="auto" w:fill="FFFFFF"/>
              </w:rPr>
              <w:t>Average (median) time from emergency department arrival to emergency department departure for all discharged patients</w:t>
            </w:r>
          </w:p>
        </w:tc>
      </w:tr>
      <w:tr w:rsidR="00C31C7F" w:rsidRPr="002C4C81" w14:paraId="308954C1" w14:textId="77777777" w:rsidTr="00B016A0">
        <w:tc>
          <w:tcPr>
            <w:tcW w:w="1705" w:type="dxa"/>
          </w:tcPr>
          <w:p w14:paraId="1002019F" w14:textId="77777777" w:rsidR="00C31C7F" w:rsidRPr="002C4C81" w:rsidRDefault="00C31C7F" w:rsidP="00773F98">
            <w:pPr>
              <w:spacing w:before="80" w:after="80"/>
              <w:rPr>
                <w:rFonts w:ascii="Cambria" w:hAnsi="Cambria"/>
                <w:i/>
                <w:iCs/>
              </w:rPr>
            </w:pPr>
            <w:r w:rsidRPr="002C4C81">
              <w:rPr>
                <w:rFonts w:ascii="Cambria" w:hAnsi="Cambria"/>
                <w:i/>
                <w:iCs/>
                <w:shd w:val="clear" w:color="auto" w:fill="FFFFFF"/>
              </w:rPr>
              <w:t>MHLOS</w:t>
            </w:r>
          </w:p>
        </w:tc>
        <w:tc>
          <w:tcPr>
            <w:tcW w:w="7645" w:type="dxa"/>
          </w:tcPr>
          <w:p w14:paraId="3804F074" w14:textId="2D525C53" w:rsidR="00C31C7F" w:rsidRPr="002C4C81" w:rsidRDefault="00C31C7F" w:rsidP="00773F98">
            <w:pPr>
              <w:spacing w:before="80" w:after="80"/>
              <w:rPr>
                <w:rFonts w:ascii="Cambria" w:hAnsi="Cambria"/>
                <w:color w:val="0000FF"/>
                <w:u w:val="single"/>
              </w:rPr>
            </w:pPr>
            <w:r w:rsidRPr="002C4C81">
              <w:rPr>
                <w:rFonts w:ascii="Cambria" w:hAnsi="Cambria"/>
                <w:shd w:val="clear" w:color="auto" w:fill="FFFFFF"/>
              </w:rPr>
              <w:t>Average (median) time from emergency department arrival to emergency department departure for psychiatric or other mental health patients</w:t>
            </w:r>
          </w:p>
        </w:tc>
      </w:tr>
      <w:tr w:rsidR="00C31C7F" w:rsidRPr="002C4C81" w14:paraId="6AB050A5" w14:textId="77777777" w:rsidTr="00B016A0">
        <w:tc>
          <w:tcPr>
            <w:tcW w:w="1705" w:type="dxa"/>
          </w:tcPr>
          <w:p w14:paraId="1F8535F3" w14:textId="77777777" w:rsidR="00C31C7F" w:rsidRPr="002C4C81" w:rsidRDefault="00C31C7F" w:rsidP="00773F98">
            <w:pPr>
              <w:spacing w:before="80" w:after="80"/>
              <w:rPr>
                <w:rFonts w:ascii="Cambria" w:hAnsi="Cambria"/>
                <w:i/>
                <w:iCs/>
              </w:rPr>
            </w:pPr>
            <w:r w:rsidRPr="002C4C81">
              <w:rPr>
                <w:rFonts w:ascii="Cambria" w:hAnsi="Cambria"/>
                <w:i/>
                <w:iCs/>
                <w:shd w:val="clear" w:color="auto" w:fill="FFFFFF"/>
              </w:rPr>
              <w:t>LWBSrate</w:t>
            </w:r>
          </w:p>
        </w:tc>
        <w:tc>
          <w:tcPr>
            <w:tcW w:w="7645" w:type="dxa"/>
          </w:tcPr>
          <w:p w14:paraId="547369D7" w14:textId="171012A0" w:rsidR="00C31C7F" w:rsidRPr="002C4C81" w:rsidRDefault="00464307" w:rsidP="00773F98">
            <w:pPr>
              <w:spacing w:before="80" w:after="80"/>
              <w:rPr>
                <w:rFonts w:ascii="Cambria" w:hAnsi="Cambria"/>
              </w:rPr>
            </w:pPr>
            <w:r>
              <w:rPr>
                <w:rFonts w:ascii="Cambria" w:hAnsi="Cambria"/>
                <w:shd w:val="clear" w:color="auto" w:fill="FFFFFF"/>
              </w:rPr>
              <w:t>Proportion</w:t>
            </w:r>
            <w:r w:rsidR="00C31C7F" w:rsidRPr="002C4C81">
              <w:rPr>
                <w:rFonts w:ascii="Cambria" w:hAnsi="Cambria"/>
                <w:shd w:val="clear" w:color="auto" w:fill="FFFFFF"/>
              </w:rPr>
              <w:t xml:space="preserve"> of patients who leave the emergency department before being seen</w:t>
            </w:r>
          </w:p>
        </w:tc>
      </w:tr>
    </w:tbl>
    <w:p w14:paraId="589AA5F0" w14:textId="20636A47" w:rsidR="00A960D0" w:rsidRPr="00645355" w:rsidRDefault="00492A83" w:rsidP="001C10B7">
      <w:pPr>
        <w:spacing w:before="240"/>
        <w:jc w:val="center"/>
        <w:rPr>
          <w:rFonts w:ascii="Cambria" w:hAnsi="Cambria" w:cstheme="minorHAnsi"/>
        </w:rPr>
      </w:pPr>
      <w:r w:rsidRPr="00645355">
        <w:rPr>
          <w:rFonts w:ascii="Cambria" w:hAnsi="Cambria" w:cstheme="minorHAnsi"/>
        </w:rPr>
        <w:t xml:space="preserve">TABLE </w:t>
      </w:r>
      <w:r w:rsidR="00645355" w:rsidRPr="00645355">
        <w:rPr>
          <w:rFonts w:ascii="Cambria" w:hAnsi="Cambria" w:cstheme="minorHAnsi"/>
        </w:rPr>
        <w:t>2</w:t>
      </w:r>
      <w:r w:rsidRPr="00645355">
        <w:rPr>
          <w:rFonts w:ascii="Cambria" w:hAnsi="Cambria" w:cstheme="minorHAnsi"/>
        </w:rPr>
        <w:t xml:space="preserve">: </w:t>
      </w:r>
      <w:r w:rsidR="00B016A0" w:rsidRPr="00645355">
        <w:rPr>
          <w:rFonts w:ascii="Cambria" w:hAnsi="Cambria"/>
          <w:noProof/>
        </w:rPr>
        <w:t>Primary Study Outcome Variable</w:t>
      </w:r>
      <w:r w:rsidR="00B016A0" w:rsidRPr="00645355">
        <w:rPr>
          <w:rFonts w:ascii="Cambria" w:hAnsi="Cambria" w:cstheme="minorHAnsi"/>
        </w:rPr>
        <w:t xml:space="preserve"> </w:t>
      </w:r>
      <w:r w:rsidR="001C10B7" w:rsidRPr="00645355">
        <w:rPr>
          <w:rFonts w:ascii="Cambria" w:hAnsi="Cambria" w:cstheme="minorHAnsi"/>
        </w:rPr>
        <w:t>D</w:t>
      </w:r>
      <w:r w:rsidRPr="00645355">
        <w:rPr>
          <w:rFonts w:ascii="Cambria" w:hAnsi="Cambria" w:cstheme="minorHAnsi"/>
        </w:rPr>
        <w:t>efinitions</w:t>
      </w:r>
      <w:r w:rsidR="00773F98" w:rsidRPr="00645355">
        <w:rPr>
          <w:rFonts w:ascii="Cambria" w:hAnsi="Cambria" w:cstheme="minorHAnsi"/>
        </w:rPr>
        <w:br/>
      </w:r>
    </w:p>
    <w:p w14:paraId="5EE21D7A" w14:textId="67B082BE" w:rsidR="00093FDF" w:rsidRPr="002C4C81" w:rsidRDefault="002844CA" w:rsidP="00DA1ADC">
      <w:pPr>
        <w:spacing w:line="480" w:lineRule="auto"/>
        <w:ind w:firstLine="720"/>
        <w:rPr>
          <w:rFonts w:ascii="Cambria" w:hAnsi="Cambria" w:cstheme="minorHAnsi"/>
          <w:b/>
          <w:bCs/>
        </w:rPr>
      </w:pPr>
      <w:r w:rsidRPr="002C4C81">
        <w:rPr>
          <w:rFonts w:ascii="Cambria" w:hAnsi="Cambria"/>
        </w:rPr>
        <w:t xml:space="preserve">Included in the same file are several pieces of identifying information for each hospital (facility name, address, etc.) as well as of </w:t>
      </w:r>
      <w:r w:rsidRPr="002C4C81">
        <w:rPr>
          <w:rFonts w:ascii="Cambria" w:hAnsi="Cambria"/>
          <w:i/>
          <w:iCs/>
        </w:rPr>
        <w:t>ED</w:t>
      </w:r>
      <w:r w:rsidR="00F87B0A">
        <w:rPr>
          <w:rFonts w:ascii="Cambria" w:hAnsi="Cambria"/>
          <w:i/>
          <w:iCs/>
        </w:rPr>
        <w:t xml:space="preserve"> </w:t>
      </w:r>
      <w:r w:rsidRPr="002C4C81">
        <w:rPr>
          <w:rFonts w:ascii="Cambria" w:hAnsi="Cambria"/>
          <w:i/>
          <w:iCs/>
        </w:rPr>
        <w:t>Volume</w:t>
      </w:r>
      <w:r w:rsidRPr="002C4C81">
        <w:rPr>
          <w:rFonts w:ascii="Cambria" w:hAnsi="Cambria"/>
        </w:rPr>
        <w:t xml:space="preserve">, a categorical variable showing the average volume of patients treated by each hospital’s emergency department each year. The four levels are: Low, Medium, High, and Very High. </w:t>
      </w:r>
      <w:r w:rsidR="00F87B0A">
        <w:rPr>
          <w:rFonts w:ascii="Cambria" w:hAnsi="Cambria"/>
        </w:rPr>
        <w:t>Those data are then appended with</w:t>
      </w:r>
      <w:r w:rsidR="00912994" w:rsidRPr="002C4C81">
        <w:rPr>
          <w:rFonts w:ascii="Cambria" w:hAnsi="Cambria"/>
        </w:rPr>
        <w:t xml:space="preserve"> </w:t>
      </w:r>
      <w:r w:rsidR="00912994" w:rsidRPr="002C4C81">
        <w:rPr>
          <w:rFonts w:ascii="Cambria" w:hAnsi="Cambria"/>
          <w:i/>
          <w:iCs/>
        </w:rPr>
        <w:t>Beds</w:t>
      </w:r>
      <w:r w:rsidR="00F87B0A">
        <w:rPr>
          <w:rFonts w:ascii="Cambria" w:hAnsi="Cambria"/>
        </w:rPr>
        <w:t xml:space="preserve"> data</w:t>
      </w:r>
      <w:r w:rsidR="00912994" w:rsidRPr="002C4C81">
        <w:rPr>
          <w:rFonts w:ascii="Cambria" w:hAnsi="Cambria"/>
          <w:i/>
          <w:iCs/>
        </w:rPr>
        <w:t>,</w:t>
      </w:r>
      <w:r w:rsidR="00A579F3" w:rsidRPr="002C4C81">
        <w:rPr>
          <w:rFonts w:ascii="Cambria" w:hAnsi="Cambria"/>
        </w:rPr>
        <w:t xml:space="preserve"> the total n</w:t>
      </w:r>
      <w:r w:rsidR="00093FDF" w:rsidRPr="002C4C81">
        <w:rPr>
          <w:rFonts w:ascii="Cambria" w:hAnsi="Cambria"/>
        </w:rPr>
        <w:t xml:space="preserve">umber of </w:t>
      </w:r>
      <w:r w:rsidR="00A579F3" w:rsidRPr="002C4C81">
        <w:rPr>
          <w:rFonts w:ascii="Cambria" w:hAnsi="Cambria"/>
        </w:rPr>
        <w:t xml:space="preserve">Medicare-certified </w:t>
      </w:r>
      <w:r w:rsidR="00093FDF" w:rsidRPr="002C4C81">
        <w:rPr>
          <w:rFonts w:ascii="Cambria" w:hAnsi="Cambria"/>
        </w:rPr>
        <w:t xml:space="preserve">beds </w:t>
      </w:r>
      <w:r w:rsidR="00A579F3" w:rsidRPr="002C4C81">
        <w:rPr>
          <w:rFonts w:ascii="Cambria" w:hAnsi="Cambria"/>
        </w:rPr>
        <w:t>at each hospital</w:t>
      </w:r>
      <w:r w:rsidR="00912994" w:rsidRPr="002C4C81">
        <w:rPr>
          <w:rFonts w:ascii="Cambria" w:hAnsi="Cambria"/>
        </w:rPr>
        <w:t xml:space="preserve"> and a</w:t>
      </w:r>
      <w:r w:rsidR="00A579F3" w:rsidRPr="002C4C81">
        <w:rPr>
          <w:rFonts w:ascii="Cambria" w:hAnsi="Cambria"/>
        </w:rPr>
        <w:t xml:space="preserve"> useful proxy for the size of each hospital</w:t>
      </w:r>
      <w:r w:rsidR="00F87B0A">
        <w:rPr>
          <w:rFonts w:ascii="Cambria" w:hAnsi="Cambria"/>
        </w:rPr>
        <w:t xml:space="preserve"> </w:t>
      </w:r>
      <w:r w:rsidR="00F87B0A" w:rsidRPr="002C4C81">
        <w:rPr>
          <w:rFonts w:ascii="Cambria" w:hAnsi="Cambria"/>
        </w:rPr>
        <w:t xml:space="preserve">(Cecil G. </w:t>
      </w:r>
      <w:proofErr w:type="spellStart"/>
      <w:r w:rsidR="00F87B0A" w:rsidRPr="002C4C81">
        <w:rPr>
          <w:rFonts w:ascii="Cambria" w:hAnsi="Cambria"/>
        </w:rPr>
        <w:t>Sheps</w:t>
      </w:r>
      <w:proofErr w:type="spellEnd"/>
      <w:r w:rsidR="00F87B0A" w:rsidRPr="002C4C81">
        <w:rPr>
          <w:rFonts w:ascii="Cambria" w:hAnsi="Cambria"/>
        </w:rPr>
        <w:t xml:space="preserve"> Center for Health Services Research, 2019)</w:t>
      </w:r>
      <w:r w:rsidR="00A579F3" w:rsidRPr="002C4C81">
        <w:rPr>
          <w:rFonts w:ascii="Cambria" w:hAnsi="Cambria"/>
        </w:rPr>
        <w:t xml:space="preserve">. </w:t>
      </w:r>
    </w:p>
    <w:p w14:paraId="7A6163ED" w14:textId="3B459687" w:rsidR="00FD74F9" w:rsidRPr="002C4C81" w:rsidRDefault="00F87B0A" w:rsidP="00DA1ADC">
      <w:pPr>
        <w:spacing w:line="480" w:lineRule="auto"/>
        <w:ind w:firstLine="720"/>
        <w:rPr>
          <w:rFonts w:ascii="Cambria" w:hAnsi="Cambria" w:cstheme="minorHAnsi"/>
        </w:rPr>
      </w:pPr>
      <w:r>
        <w:rPr>
          <w:rFonts w:ascii="Cambria" w:hAnsi="Cambria"/>
        </w:rPr>
        <w:t>Data from</w:t>
      </w:r>
      <w:r w:rsidR="003C57B2" w:rsidRPr="002C4C81">
        <w:rPr>
          <w:rFonts w:ascii="Cambria" w:hAnsi="Cambria"/>
        </w:rPr>
        <w:t xml:space="preserve"> Medicare’s 2018 Hospital Service Area (HSAF) file </w:t>
      </w:r>
      <w:r w:rsidR="00093FDF" w:rsidRPr="002C4C81">
        <w:rPr>
          <w:rFonts w:ascii="Cambria" w:hAnsi="Cambria"/>
        </w:rPr>
        <w:t>(</w:t>
      </w:r>
      <w:bookmarkStart w:id="3" w:name="_Hlk48898128"/>
      <w:r w:rsidR="00093FDF" w:rsidRPr="002C4C81">
        <w:rPr>
          <w:rFonts w:ascii="Cambria" w:hAnsi="Cambria"/>
        </w:rPr>
        <w:t>Centers for Medicare &amp; Medicaid Services</w:t>
      </w:r>
      <w:bookmarkEnd w:id="3"/>
      <w:r w:rsidR="00093FDF" w:rsidRPr="002C4C81">
        <w:rPr>
          <w:rFonts w:ascii="Cambria" w:hAnsi="Cambria"/>
        </w:rPr>
        <w:t>, 2019)</w:t>
      </w:r>
      <w:r>
        <w:rPr>
          <w:rFonts w:ascii="Cambria" w:hAnsi="Cambria"/>
        </w:rPr>
        <w:t xml:space="preserve"> are then used</w:t>
      </w:r>
      <w:r w:rsidR="003C57B2" w:rsidRPr="002C4C81">
        <w:rPr>
          <w:rFonts w:ascii="Cambria" w:hAnsi="Cambria"/>
        </w:rPr>
        <w:t xml:space="preserve"> to merge the </w:t>
      </w:r>
      <w:r w:rsidR="003C57B2" w:rsidRPr="002C4C81">
        <w:rPr>
          <w:rFonts w:ascii="Cambria" w:hAnsi="Cambria" w:cstheme="minorHAnsi"/>
        </w:rPr>
        <w:t>“Timely and Effective Care” data with demographic data f</w:t>
      </w:r>
      <w:r>
        <w:rPr>
          <w:rFonts w:ascii="Cambria" w:hAnsi="Cambria" w:cstheme="minorHAnsi"/>
        </w:rPr>
        <w:t>ro</w:t>
      </w:r>
      <w:r w:rsidR="003C57B2" w:rsidRPr="002C4C81">
        <w:rPr>
          <w:rFonts w:ascii="Cambria" w:hAnsi="Cambria" w:cstheme="minorHAnsi"/>
        </w:rPr>
        <w:t>m the U.S. Census and other sources.</w:t>
      </w:r>
      <w:r w:rsidR="001C7052" w:rsidRPr="002C4C81">
        <w:rPr>
          <w:rFonts w:ascii="Cambria" w:hAnsi="Cambria" w:cstheme="minorHAnsi"/>
        </w:rPr>
        <w:t xml:space="preserve"> A version of the HSAF is released each </w:t>
      </w:r>
      <w:r w:rsidR="001C7052" w:rsidRPr="002C4C81">
        <w:rPr>
          <w:rFonts w:ascii="Cambria" w:hAnsi="Cambria" w:cstheme="minorHAnsi"/>
        </w:rPr>
        <w:lastRenderedPageBreak/>
        <w:t xml:space="preserve">year showing the home zip codes of every patient served by each hospital, as well as the number of patients from each zip code served that year. Analysis of the 2018 version shows that while large, urban hospitals </w:t>
      </w:r>
      <w:r>
        <w:rPr>
          <w:rFonts w:ascii="Cambria" w:hAnsi="Cambria" w:cstheme="minorHAnsi"/>
        </w:rPr>
        <w:t>often</w:t>
      </w:r>
      <w:r w:rsidR="001C7052" w:rsidRPr="002C4C81">
        <w:rPr>
          <w:rFonts w:ascii="Cambria" w:hAnsi="Cambria" w:cstheme="minorHAnsi"/>
        </w:rPr>
        <w:t xml:space="preserve"> serve patients from hundreds of different zip codes in </w:t>
      </w:r>
      <w:r>
        <w:rPr>
          <w:rFonts w:ascii="Cambria" w:hAnsi="Cambria" w:cstheme="minorHAnsi"/>
        </w:rPr>
        <w:t>a</w:t>
      </w:r>
      <w:r w:rsidR="001C7052" w:rsidRPr="002C4C81">
        <w:rPr>
          <w:rFonts w:ascii="Cambria" w:hAnsi="Cambria" w:cstheme="minorHAnsi"/>
        </w:rPr>
        <w:t xml:space="preserve"> year, a small, rural hospital might treat</w:t>
      </w:r>
      <w:r w:rsidR="003C57B2" w:rsidRPr="002C4C81">
        <w:rPr>
          <w:rFonts w:ascii="Cambria" w:hAnsi="Cambria" w:cstheme="minorHAnsi"/>
        </w:rPr>
        <w:t xml:space="preserve"> </w:t>
      </w:r>
      <w:r>
        <w:rPr>
          <w:rFonts w:ascii="Cambria" w:hAnsi="Cambria" w:cstheme="minorHAnsi"/>
        </w:rPr>
        <w:t xml:space="preserve">only </w:t>
      </w:r>
      <w:r w:rsidR="001C7052" w:rsidRPr="002C4C81">
        <w:rPr>
          <w:rFonts w:ascii="Cambria" w:hAnsi="Cambria" w:cstheme="minorHAnsi"/>
        </w:rPr>
        <w:t xml:space="preserve">patients from </w:t>
      </w:r>
      <w:r w:rsidR="00274BA1" w:rsidRPr="002C4C81">
        <w:rPr>
          <w:rFonts w:ascii="Cambria" w:hAnsi="Cambria" w:cstheme="minorHAnsi"/>
        </w:rPr>
        <w:t xml:space="preserve">a few dozen </w:t>
      </w:r>
      <w:r>
        <w:rPr>
          <w:rFonts w:ascii="Cambria" w:hAnsi="Cambria" w:cstheme="minorHAnsi"/>
        </w:rPr>
        <w:t xml:space="preserve">nearby </w:t>
      </w:r>
      <w:r w:rsidR="00274BA1" w:rsidRPr="002C4C81">
        <w:rPr>
          <w:rFonts w:ascii="Cambria" w:hAnsi="Cambria" w:cstheme="minorHAnsi"/>
        </w:rPr>
        <w:t>zip codes.</w:t>
      </w:r>
      <w:r w:rsidR="00985F28" w:rsidRPr="002C4C81">
        <w:rPr>
          <w:rFonts w:ascii="Cambria" w:hAnsi="Cambria" w:cstheme="minorHAnsi"/>
        </w:rPr>
        <w:t xml:space="preserve"> Using this file, we are able to merge </w:t>
      </w:r>
      <w:r>
        <w:rPr>
          <w:rFonts w:ascii="Cambria" w:hAnsi="Cambria" w:cstheme="minorHAnsi"/>
        </w:rPr>
        <w:t xml:space="preserve">the </w:t>
      </w:r>
      <w:r w:rsidR="00985F28" w:rsidRPr="002C4C81">
        <w:rPr>
          <w:rFonts w:ascii="Cambria" w:hAnsi="Cambria" w:cstheme="minorHAnsi"/>
        </w:rPr>
        <w:t xml:space="preserve">performance metrics for each hospital with </w:t>
      </w:r>
      <w:r>
        <w:rPr>
          <w:rFonts w:ascii="Cambria" w:hAnsi="Cambria" w:cstheme="minorHAnsi"/>
        </w:rPr>
        <w:t>the demographics of the patients it</w:t>
      </w:r>
      <w:r w:rsidR="00FD74F9" w:rsidRPr="002C4C81">
        <w:rPr>
          <w:rFonts w:ascii="Cambria" w:hAnsi="Cambria" w:cstheme="minorHAnsi"/>
        </w:rPr>
        <w:t xml:space="preserve"> serves.</w:t>
      </w:r>
    </w:p>
    <w:p w14:paraId="2A2E89BA" w14:textId="4FC8D74F" w:rsidR="00093FDF" w:rsidRPr="002C4C81" w:rsidRDefault="00FD74F9" w:rsidP="00DA1ADC">
      <w:pPr>
        <w:spacing w:line="480" w:lineRule="auto"/>
        <w:ind w:firstLine="720"/>
        <w:rPr>
          <w:rFonts w:ascii="Cambria" w:hAnsi="Cambria" w:cstheme="minorHAnsi"/>
        </w:rPr>
      </w:pPr>
      <w:r w:rsidRPr="002C4C81">
        <w:rPr>
          <w:rFonts w:ascii="Cambria" w:hAnsi="Cambria" w:cstheme="minorHAnsi"/>
        </w:rPr>
        <w:t>To obtain the bulk of that information, we turn to the 2018 American Community Survey</w:t>
      </w:r>
      <w:r w:rsidRPr="002C4C81">
        <w:rPr>
          <w:rFonts w:ascii="Cambria" w:hAnsi="Cambria"/>
        </w:rPr>
        <w:t xml:space="preserve"> </w:t>
      </w:r>
      <w:r w:rsidR="00093FDF" w:rsidRPr="002C4C81">
        <w:rPr>
          <w:rFonts w:ascii="Cambria" w:hAnsi="Cambria"/>
        </w:rPr>
        <w:t>(United States Census Bureau, 2018)</w:t>
      </w:r>
      <w:r w:rsidRPr="002C4C81">
        <w:rPr>
          <w:rFonts w:ascii="Cambria" w:hAnsi="Cambria"/>
        </w:rPr>
        <w:t>. The United States Constitution requires that the federal government take a census of all persons living in the U.S. at least every ten years, a task currently delegated to the U.S. Census Bureau. In addition to producing a full count every ten years</w:t>
      </w:r>
      <w:r w:rsidR="00172040" w:rsidRPr="002C4C81">
        <w:rPr>
          <w:rFonts w:ascii="Cambria" w:hAnsi="Cambria"/>
        </w:rPr>
        <w:t xml:space="preserve"> as required</w:t>
      </w:r>
      <w:r w:rsidRPr="002C4C81">
        <w:rPr>
          <w:rFonts w:ascii="Cambria" w:hAnsi="Cambria"/>
        </w:rPr>
        <w:t xml:space="preserve">, the Census Bureau </w:t>
      </w:r>
      <w:r w:rsidR="00172040" w:rsidRPr="002C4C81">
        <w:rPr>
          <w:rFonts w:ascii="Cambria" w:hAnsi="Cambria"/>
        </w:rPr>
        <w:t xml:space="preserve">also </w:t>
      </w:r>
      <w:r w:rsidRPr="002C4C81">
        <w:rPr>
          <w:rFonts w:ascii="Cambria" w:hAnsi="Cambria"/>
        </w:rPr>
        <w:t xml:space="preserve">administers an annual </w:t>
      </w:r>
      <w:r w:rsidR="00912994" w:rsidRPr="002C4C81">
        <w:rPr>
          <w:rFonts w:ascii="Cambria" w:hAnsi="Cambria"/>
        </w:rPr>
        <w:t>population study</w:t>
      </w:r>
      <w:r w:rsidRPr="002C4C81">
        <w:rPr>
          <w:rFonts w:ascii="Cambria" w:hAnsi="Cambria"/>
        </w:rPr>
        <w:t xml:space="preserve"> called the </w:t>
      </w:r>
      <w:r w:rsidRPr="002C4C81">
        <w:rPr>
          <w:rFonts w:ascii="Cambria" w:hAnsi="Cambria" w:cstheme="minorHAnsi"/>
        </w:rPr>
        <w:t>American Community Survey</w:t>
      </w:r>
      <w:r w:rsidR="00172040" w:rsidRPr="002C4C81">
        <w:rPr>
          <w:rFonts w:ascii="Cambria" w:hAnsi="Cambria" w:cstheme="minorHAnsi"/>
        </w:rPr>
        <w:t>. The survey, sent to a representative sample of Americans, helps the Bureau</w:t>
      </w:r>
      <w:r w:rsidRPr="002C4C81">
        <w:rPr>
          <w:rFonts w:ascii="Cambria" w:hAnsi="Cambria" w:cstheme="minorHAnsi"/>
        </w:rPr>
        <w:t xml:space="preserve"> </w:t>
      </w:r>
      <w:r w:rsidR="00172040" w:rsidRPr="002C4C81">
        <w:rPr>
          <w:rFonts w:ascii="Cambria" w:hAnsi="Cambria" w:cstheme="minorHAnsi"/>
        </w:rPr>
        <w:t xml:space="preserve">produce estimates of </w:t>
      </w:r>
      <w:r w:rsidRPr="002C4C81">
        <w:rPr>
          <w:rFonts w:ascii="Cambria" w:hAnsi="Cambria" w:cstheme="minorHAnsi"/>
        </w:rPr>
        <w:t xml:space="preserve">population </w:t>
      </w:r>
      <w:r w:rsidR="00172040" w:rsidRPr="002C4C81">
        <w:rPr>
          <w:rFonts w:ascii="Cambria" w:hAnsi="Cambria" w:cstheme="minorHAnsi"/>
        </w:rPr>
        <w:t xml:space="preserve">levels </w:t>
      </w:r>
      <w:r w:rsidRPr="002C4C81">
        <w:rPr>
          <w:rFonts w:ascii="Cambria" w:hAnsi="Cambria" w:cstheme="minorHAnsi"/>
        </w:rPr>
        <w:t xml:space="preserve">for </w:t>
      </w:r>
      <w:r w:rsidR="00F87B0A">
        <w:rPr>
          <w:rFonts w:ascii="Cambria" w:hAnsi="Cambria" w:cstheme="minorHAnsi"/>
        </w:rPr>
        <w:t>individual</w:t>
      </w:r>
      <w:r w:rsidR="00172040" w:rsidRPr="002C4C81">
        <w:rPr>
          <w:rFonts w:ascii="Cambria" w:hAnsi="Cambria" w:cstheme="minorHAnsi"/>
        </w:rPr>
        <w:t xml:space="preserve"> </w:t>
      </w:r>
      <w:r w:rsidRPr="002C4C81">
        <w:rPr>
          <w:rFonts w:ascii="Cambria" w:hAnsi="Cambria" w:cstheme="minorHAnsi"/>
        </w:rPr>
        <w:t>year</w:t>
      </w:r>
      <w:r w:rsidR="00F87B0A">
        <w:rPr>
          <w:rFonts w:ascii="Cambria" w:hAnsi="Cambria" w:cstheme="minorHAnsi"/>
        </w:rPr>
        <w:t>s</w:t>
      </w:r>
      <w:r w:rsidRPr="002C4C81">
        <w:rPr>
          <w:rFonts w:ascii="Cambria" w:hAnsi="Cambria" w:cstheme="minorHAnsi"/>
        </w:rPr>
        <w:t xml:space="preserve"> between</w:t>
      </w:r>
      <w:r w:rsidR="00912994" w:rsidRPr="002C4C81">
        <w:rPr>
          <w:rFonts w:ascii="Cambria" w:hAnsi="Cambria" w:cstheme="minorHAnsi"/>
        </w:rPr>
        <w:t xml:space="preserve"> census</w:t>
      </w:r>
      <w:r w:rsidR="00F87B0A">
        <w:rPr>
          <w:rFonts w:ascii="Cambria" w:hAnsi="Cambria" w:cstheme="minorHAnsi"/>
        </w:rPr>
        <w:t>es</w:t>
      </w:r>
      <w:r w:rsidRPr="002C4C81">
        <w:rPr>
          <w:rFonts w:ascii="Cambria" w:hAnsi="Cambria" w:cstheme="minorHAnsi"/>
        </w:rPr>
        <w:t>.</w:t>
      </w:r>
      <w:r w:rsidR="00912994" w:rsidRPr="002C4C81">
        <w:rPr>
          <w:rFonts w:ascii="Cambria" w:hAnsi="Cambria" w:cstheme="minorHAnsi"/>
        </w:rPr>
        <w:t xml:space="preserve"> Using the results of the 2018 </w:t>
      </w:r>
      <w:r w:rsidR="00F87B0A" w:rsidRPr="002C4C81">
        <w:rPr>
          <w:rFonts w:ascii="Cambria" w:hAnsi="Cambria" w:cstheme="minorHAnsi"/>
        </w:rPr>
        <w:t xml:space="preserve">American Community Survey </w:t>
      </w:r>
      <w:r w:rsidR="00912994" w:rsidRPr="002C4C81">
        <w:rPr>
          <w:rFonts w:ascii="Cambria" w:hAnsi="Cambria" w:cstheme="minorHAnsi"/>
        </w:rPr>
        <w:t xml:space="preserve">along with the 2018 HSAF file, performance metrics </w:t>
      </w:r>
      <w:r w:rsidR="00F87B0A">
        <w:rPr>
          <w:rFonts w:ascii="Cambria" w:hAnsi="Cambria" w:cstheme="minorHAnsi"/>
        </w:rPr>
        <w:t>are then merged</w:t>
      </w:r>
      <w:r w:rsidR="00912994" w:rsidRPr="002C4C81">
        <w:rPr>
          <w:rFonts w:ascii="Cambria" w:hAnsi="Cambria" w:cstheme="minorHAnsi"/>
        </w:rPr>
        <w:t xml:space="preserve"> with </w:t>
      </w:r>
      <w:r w:rsidR="00490FAC" w:rsidRPr="002C4C81">
        <w:rPr>
          <w:rFonts w:ascii="Cambria" w:hAnsi="Cambria" w:cstheme="minorHAnsi"/>
        </w:rPr>
        <w:t xml:space="preserve">demographic information. </w:t>
      </w:r>
    </w:p>
    <w:p w14:paraId="1D3D32B3" w14:textId="78A101BA" w:rsidR="00490FAC" w:rsidRPr="002C4C81" w:rsidRDefault="004F349B" w:rsidP="00DA1ADC">
      <w:pPr>
        <w:spacing w:line="480" w:lineRule="auto"/>
        <w:ind w:firstLine="720"/>
        <w:rPr>
          <w:rFonts w:ascii="Cambria" w:hAnsi="Cambria"/>
        </w:rPr>
      </w:pPr>
      <w:r w:rsidRPr="002C4C81">
        <w:rPr>
          <w:rFonts w:ascii="Cambria" w:hAnsi="Cambria"/>
        </w:rPr>
        <w:t xml:space="preserve">Next, the HSAF </w:t>
      </w:r>
      <w:r w:rsidR="00CF3741">
        <w:rPr>
          <w:rFonts w:ascii="Cambria" w:hAnsi="Cambria"/>
        </w:rPr>
        <w:t xml:space="preserve">is again utilized </w:t>
      </w:r>
      <w:r w:rsidRPr="002C4C81">
        <w:rPr>
          <w:rFonts w:ascii="Cambria" w:hAnsi="Cambria"/>
        </w:rPr>
        <w:t xml:space="preserve">to assign a </w:t>
      </w:r>
      <w:r w:rsidRPr="002C4C81">
        <w:rPr>
          <w:rFonts w:ascii="Cambria" w:hAnsi="Cambria"/>
          <w:i/>
          <w:iCs/>
        </w:rPr>
        <w:t>RuralScore</w:t>
      </w:r>
      <w:r w:rsidRPr="002C4C81">
        <w:rPr>
          <w:rFonts w:ascii="Cambria" w:hAnsi="Cambria"/>
        </w:rPr>
        <w:t xml:space="preserve"> to each hospital.</w:t>
      </w:r>
      <w:r w:rsidR="00CF3741">
        <w:rPr>
          <w:rFonts w:ascii="Cambria" w:hAnsi="Cambria"/>
        </w:rPr>
        <w:t xml:space="preserve"> In the United States, </w:t>
      </w:r>
      <w:r w:rsidRPr="002C4C81">
        <w:rPr>
          <w:rFonts w:ascii="Cambria" w:hAnsi="Cambria"/>
        </w:rPr>
        <w:t xml:space="preserve">the Federal Office of Rural Housing Policy </w:t>
      </w:r>
      <w:r w:rsidR="00CF3741">
        <w:rPr>
          <w:rFonts w:ascii="Cambria" w:hAnsi="Cambria"/>
        </w:rPr>
        <w:t xml:space="preserve">periodically </w:t>
      </w:r>
      <w:r w:rsidRPr="002C4C81">
        <w:rPr>
          <w:rFonts w:ascii="Cambria" w:hAnsi="Cambria"/>
        </w:rPr>
        <w:t xml:space="preserve">publishes a list of zip codes that are to be considered “rural,” as opposed to urban, to assist federal agencies in resource allocation. </w:t>
      </w:r>
      <w:r w:rsidR="0020342C" w:rsidRPr="002C4C81">
        <w:rPr>
          <w:rFonts w:ascii="Cambria" w:hAnsi="Cambria"/>
        </w:rPr>
        <w:t>Here we rely on the most recent version of that list</w:t>
      </w:r>
      <w:r w:rsidR="00FD3E5F" w:rsidRPr="002C4C81">
        <w:rPr>
          <w:rFonts w:ascii="Cambria" w:hAnsi="Cambria"/>
        </w:rPr>
        <w:t xml:space="preserve"> (U.S. Office of Rural Health Policy, 2019)</w:t>
      </w:r>
      <w:r w:rsidR="0020342C" w:rsidRPr="002C4C81">
        <w:rPr>
          <w:rFonts w:ascii="Cambria" w:hAnsi="Cambria"/>
        </w:rPr>
        <w:t xml:space="preserve"> to give each hospital a </w:t>
      </w:r>
      <w:r w:rsidR="00FD3E5F" w:rsidRPr="002C4C81">
        <w:rPr>
          <w:rFonts w:ascii="Cambria" w:hAnsi="Cambria"/>
        </w:rPr>
        <w:t>score</w:t>
      </w:r>
      <w:r w:rsidR="0020342C" w:rsidRPr="002C4C81">
        <w:rPr>
          <w:rFonts w:ascii="Cambria" w:hAnsi="Cambria"/>
        </w:rPr>
        <w:t xml:space="preserve"> between 0 and 1 corresponding to the </w:t>
      </w:r>
      <w:r w:rsidR="0020342C" w:rsidRPr="002C4C81">
        <w:rPr>
          <w:rFonts w:ascii="Cambria" w:hAnsi="Cambria"/>
          <w:shd w:val="clear" w:color="auto" w:fill="FFFFFF"/>
        </w:rPr>
        <w:t xml:space="preserve">proportion of patients they serve who reside in a zip code found on that list. </w:t>
      </w:r>
      <w:r w:rsidR="00FD3E5F" w:rsidRPr="002C4C81">
        <w:rPr>
          <w:rFonts w:ascii="Cambria" w:hAnsi="Cambria"/>
          <w:shd w:val="clear" w:color="auto" w:fill="FFFFFF"/>
        </w:rPr>
        <w:t xml:space="preserve">The higher the </w:t>
      </w:r>
      <w:r w:rsidR="00FD3E5F" w:rsidRPr="002C4C81">
        <w:rPr>
          <w:rFonts w:ascii="Cambria" w:hAnsi="Cambria"/>
          <w:i/>
          <w:iCs/>
          <w:shd w:val="clear" w:color="auto" w:fill="FFFFFF"/>
        </w:rPr>
        <w:t>RuralScore</w:t>
      </w:r>
      <w:r w:rsidR="00FD3E5F" w:rsidRPr="002C4C81">
        <w:rPr>
          <w:rFonts w:ascii="Cambria" w:hAnsi="Cambria"/>
          <w:shd w:val="clear" w:color="auto" w:fill="FFFFFF"/>
        </w:rPr>
        <w:t xml:space="preserve">, </w:t>
      </w:r>
      <w:r w:rsidR="00CF3741">
        <w:rPr>
          <w:rFonts w:ascii="Cambria" w:hAnsi="Cambria"/>
          <w:shd w:val="clear" w:color="auto" w:fill="FFFFFF"/>
        </w:rPr>
        <w:t xml:space="preserve">the higher the proportion of patients served that reside in a rural zip code. </w:t>
      </w:r>
      <w:r w:rsidR="00FD3E5F" w:rsidRPr="002C4C81">
        <w:rPr>
          <w:rFonts w:ascii="Cambria" w:hAnsi="Cambria"/>
          <w:shd w:val="clear" w:color="auto" w:fill="FFFFFF"/>
        </w:rPr>
        <w:t xml:space="preserve"> </w:t>
      </w:r>
    </w:p>
    <w:p w14:paraId="24B826D2" w14:textId="43AAA5BA" w:rsidR="00490FAC" w:rsidRPr="002C4C81" w:rsidRDefault="00FD3E5F" w:rsidP="00DA1ADC">
      <w:pPr>
        <w:spacing w:line="480" w:lineRule="auto"/>
        <w:ind w:firstLine="720"/>
        <w:rPr>
          <w:rFonts w:ascii="Cambria" w:hAnsi="Cambria"/>
        </w:rPr>
      </w:pPr>
      <w:r w:rsidRPr="002C4C81">
        <w:rPr>
          <w:rFonts w:ascii="Cambria" w:hAnsi="Cambria"/>
        </w:rPr>
        <w:t xml:space="preserve">Finally, </w:t>
      </w:r>
      <w:r w:rsidR="00A419D0" w:rsidRPr="002C4C81">
        <w:rPr>
          <w:rFonts w:ascii="Cambria" w:hAnsi="Cambria"/>
        </w:rPr>
        <w:t xml:space="preserve">data from the </w:t>
      </w:r>
      <w:r w:rsidR="00490FAC" w:rsidRPr="002C4C81">
        <w:rPr>
          <w:rFonts w:ascii="Cambria" w:hAnsi="Cambria"/>
        </w:rPr>
        <w:t>Kaiser Family Foundation</w:t>
      </w:r>
      <w:r w:rsidR="00A419D0" w:rsidRPr="002C4C81">
        <w:rPr>
          <w:rFonts w:ascii="Cambria" w:hAnsi="Cambria"/>
        </w:rPr>
        <w:t xml:space="preserve"> (</w:t>
      </w:r>
      <w:r w:rsidR="00490FAC" w:rsidRPr="002C4C81">
        <w:rPr>
          <w:rFonts w:ascii="Cambria" w:hAnsi="Cambria"/>
        </w:rPr>
        <w:t>2020)</w:t>
      </w:r>
      <w:r w:rsidR="00A419D0" w:rsidRPr="002C4C81">
        <w:rPr>
          <w:rFonts w:ascii="Cambria" w:hAnsi="Cambria"/>
        </w:rPr>
        <w:t xml:space="preserve"> </w:t>
      </w:r>
      <w:r w:rsidR="00CF3741">
        <w:rPr>
          <w:rFonts w:ascii="Cambria" w:hAnsi="Cambria"/>
        </w:rPr>
        <w:t xml:space="preserve">are used </w:t>
      </w:r>
      <w:r w:rsidR="00A419D0" w:rsidRPr="002C4C81">
        <w:rPr>
          <w:rFonts w:ascii="Cambria" w:hAnsi="Cambria"/>
        </w:rPr>
        <w:t xml:space="preserve">to build a variable showing whether or not a hospital is located in state that had expanded Medicaid by 2018. Under the Affordable Care Act of 2010 (“Obamacare”), states were permitted to loosen Medicaid eligibility </w:t>
      </w:r>
      <w:r w:rsidR="00A419D0" w:rsidRPr="002C4C81">
        <w:rPr>
          <w:rFonts w:ascii="Cambria" w:hAnsi="Cambria"/>
        </w:rPr>
        <w:lastRenderedPageBreak/>
        <w:t xml:space="preserve">requirements in order to register more low-income Americans. As of December 2018, 36 states and the District of Columbia had exercised their option to expand Medicaid in their state. </w:t>
      </w:r>
      <w:r w:rsidR="00CF3741">
        <w:rPr>
          <w:rFonts w:ascii="Cambria" w:hAnsi="Cambria"/>
        </w:rPr>
        <w:t>It is worth noting that</w:t>
      </w:r>
      <w:r w:rsidR="00A419D0" w:rsidRPr="002C4C81">
        <w:rPr>
          <w:rFonts w:ascii="Cambria" w:hAnsi="Cambria"/>
        </w:rPr>
        <w:t xml:space="preserve"> between 2018 and 2020, three additional states </w:t>
      </w:r>
      <w:r w:rsidR="00CF3741">
        <w:rPr>
          <w:rFonts w:ascii="Cambria" w:hAnsi="Cambria"/>
        </w:rPr>
        <w:t>have chosen</w:t>
      </w:r>
      <w:r w:rsidR="00A419D0" w:rsidRPr="002C4C81">
        <w:rPr>
          <w:rFonts w:ascii="Cambria" w:hAnsi="Cambria"/>
        </w:rPr>
        <w:t xml:space="preserve"> to go forward with expansion.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425"/>
        <w:gridCol w:w="6925"/>
      </w:tblGrid>
      <w:tr w:rsidR="00587239" w:rsidRPr="002C4C81" w14:paraId="3F613F6E" w14:textId="77777777" w:rsidTr="00967FEA">
        <w:tc>
          <w:tcPr>
            <w:tcW w:w="2425" w:type="dxa"/>
          </w:tcPr>
          <w:p w14:paraId="7F40FE2C" w14:textId="7E1BE82E" w:rsidR="00587239" w:rsidRPr="002C4C81" w:rsidRDefault="00587239" w:rsidP="00773F98">
            <w:pPr>
              <w:spacing w:before="80" w:after="80"/>
              <w:rPr>
                <w:rFonts w:ascii="Cambria" w:hAnsi="Cambria"/>
                <w:b/>
                <w:bCs/>
                <w:u w:val="single"/>
              </w:rPr>
            </w:pPr>
            <w:r w:rsidRPr="002C4C81">
              <w:rPr>
                <w:rFonts w:ascii="Cambria" w:hAnsi="Cambria"/>
                <w:b/>
                <w:bCs/>
                <w:u w:val="single"/>
              </w:rPr>
              <w:t>Independent Variable</w:t>
            </w:r>
          </w:p>
        </w:tc>
        <w:tc>
          <w:tcPr>
            <w:tcW w:w="6925" w:type="dxa"/>
          </w:tcPr>
          <w:p w14:paraId="7B63D14C" w14:textId="77777777" w:rsidR="00587239" w:rsidRPr="002C4C81" w:rsidRDefault="00587239" w:rsidP="00773F98">
            <w:pPr>
              <w:spacing w:before="80" w:after="80"/>
              <w:rPr>
                <w:rFonts w:ascii="Cambria" w:hAnsi="Cambria"/>
                <w:b/>
                <w:bCs/>
                <w:u w:val="single"/>
              </w:rPr>
            </w:pPr>
            <w:r w:rsidRPr="002C4C81">
              <w:rPr>
                <w:rFonts w:ascii="Cambria" w:hAnsi="Cambria"/>
                <w:b/>
                <w:bCs/>
                <w:u w:val="single"/>
              </w:rPr>
              <w:t>Definition</w:t>
            </w:r>
          </w:p>
        </w:tc>
      </w:tr>
      <w:tr w:rsidR="0083543D" w:rsidRPr="002C4C81" w14:paraId="1FBA3596" w14:textId="77777777" w:rsidTr="000C44E8">
        <w:tc>
          <w:tcPr>
            <w:tcW w:w="9350" w:type="dxa"/>
            <w:gridSpan w:val="2"/>
          </w:tcPr>
          <w:p w14:paraId="52B5B3A9" w14:textId="392D1D0C" w:rsidR="0083543D" w:rsidRPr="002C4C81" w:rsidRDefault="0083543D" w:rsidP="00773F98">
            <w:pPr>
              <w:spacing w:before="80" w:after="80"/>
              <w:rPr>
                <w:rFonts w:ascii="Cambria" w:hAnsi="Cambria"/>
                <w:b/>
                <w:bCs/>
                <w:u w:val="single"/>
              </w:rPr>
            </w:pPr>
            <w:r w:rsidRPr="002C4C81">
              <w:rPr>
                <w:rFonts w:ascii="Cambria" w:hAnsi="Cambria"/>
                <w:b/>
                <w:bCs/>
              </w:rPr>
              <w:t>Race/Ethnicity</w:t>
            </w:r>
            <w:r w:rsidR="00967FEA" w:rsidRPr="002C4C81">
              <w:rPr>
                <w:rFonts w:ascii="Cambria" w:hAnsi="Cambria"/>
                <w:b/>
                <w:bCs/>
              </w:rPr>
              <w:t xml:space="preserve"> </w:t>
            </w:r>
          </w:p>
        </w:tc>
      </w:tr>
      <w:tr w:rsidR="0083543D" w:rsidRPr="002C4C81" w14:paraId="75C3761F" w14:textId="77777777" w:rsidTr="00967FEA">
        <w:tc>
          <w:tcPr>
            <w:tcW w:w="2425" w:type="dxa"/>
          </w:tcPr>
          <w:p w14:paraId="055673C1" w14:textId="39FBD356" w:rsidR="0083543D" w:rsidRPr="002C4C81" w:rsidRDefault="0083543D" w:rsidP="00773F98">
            <w:pPr>
              <w:spacing w:before="80" w:after="80"/>
              <w:rPr>
                <w:rFonts w:ascii="Cambria" w:hAnsi="Cambria"/>
                <w:b/>
                <w:bCs/>
                <w:u w:val="single"/>
              </w:rPr>
            </w:pPr>
            <w:r w:rsidRPr="002C4C81">
              <w:rPr>
                <w:rFonts w:ascii="Cambria" w:hAnsi="Cambria"/>
                <w:i/>
                <w:iCs/>
                <w:shd w:val="clear" w:color="auto" w:fill="FFFFFF"/>
              </w:rPr>
              <w:t>Asian</w:t>
            </w:r>
          </w:p>
        </w:tc>
        <w:tc>
          <w:tcPr>
            <w:tcW w:w="6925" w:type="dxa"/>
          </w:tcPr>
          <w:p w14:paraId="60A35A13" w14:textId="199A41B5" w:rsidR="0083543D" w:rsidRPr="002C4C81" w:rsidRDefault="0083543D" w:rsidP="00773F98">
            <w:pPr>
              <w:spacing w:before="80" w:after="80"/>
              <w:rPr>
                <w:rFonts w:ascii="Cambria" w:hAnsi="Cambria"/>
                <w:b/>
                <w:bCs/>
                <w:u w:val="single"/>
              </w:rPr>
            </w:pPr>
            <w:r w:rsidRPr="002C4C81">
              <w:rPr>
                <w:rFonts w:ascii="Cambria" w:hAnsi="Cambria"/>
                <w:shd w:val="clear" w:color="auto" w:fill="FFFFFF"/>
              </w:rPr>
              <w:t>Proportion of patients served who identify as Asian or Pacific Islander, either alone or in combination with another race/ethnicity</w:t>
            </w:r>
          </w:p>
        </w:tc>
      </w:tr>
      <w:tr w:rsidR="0083543D" w:rsidRPr="002C4C81" w14:paraId="66C40A82" w14:textId="77777777" w:rsidTr="00967FEA">
        <w:tc>
          <w:tcPr>
            <w:tcW w:w="2425" w:type="dxa"/>
          </w:tcPr>
          <w:p w14:paraId="10CB2B51" w14:textId="23A9AECB" w:rsidR="0083543D" w:rsidRPr="002C4C81" w:rsidRDefault="0083543D" w:rsidP="00773F98">
            <w:pPr>
              <w:spacing w:before="80" w:after="80"/>
              <w:rPr>
                <w:rFonts w:ascii="Cambria" w:hAnsi="Cambria"/>
                <w:i/>
                <w:iCs/>
              </w:rPr>
            </w:pPr>
            <w:r w:rsidRPr="002C4C81">
              <w:rPr>
                <w:rFonts w:ascii="Cambria" w:hAnsi="Cambria"/>
                <w:i/>
                <w:iCs/>
                <w:shd w:val="clear" w:color="auto" w:fill="FFFFFF"/>
              </w:rPr>
              <w:t>Black</w:t>
            </w:r>
          </w:p>
        </w:tc>
        <w:tc>
          <w:tcPr>
            <w:tcW w:w="6925" w:type="dxa"/>
          </w:tcPr>
          <w:p w14:paraId="5D49796C" w14:textId="7AC87D74" w:rsidR="0083543D" w:rsidRPr="002C4C81" w:rsidRDefault="0083543D" w:rsidP="00773F98">
            <w:pPr>
              <w:spacing w:before="80" w:after="80"/>
              <w:rPr>
                <w:rFonts w:ascii="Cambria" w:hAnsi="Cambria"/>
              </w:rPr>
            </w:pPr>
            <w:r w:rsidRPr="002C4C81">
              <w:rPr>
                <w:rFonts w:ascii="Cambria" w:hAnsi="Cambria"/>
                <w:shd w:val="clear" w:color="auto" w:fill="FFFFFF"/>
              </w:rPr>
              <w:t>Proportion of patients served who identify as Black or African American, either alone or in combination with another race/ethnicity</w:t>
            </w:r>
          </w:p>
        </w:tc>
      </w:tr>
      <w:tr w:rsidR="0083543D" w:rsidRPr="002C4C81" w14:paraId="6A8A500A" w14:textId="77777777" w:rsidTr="00967FEA">
        <w:tc>
          <w:tcPr>
            <w:tcW w:w="2425" w:type="dxa"/>
          </w:tcPr>
          <w:p w14:paraId="477AEDC3" w14:textId="166E11D3" w:rsidR="0083543D" w:rsidRPr="002C4C81" w:rsidRDefault="0083543D" w:rsidP="00773F98">
            <w:pPr>
              <w:spacing w:before="80" w:after="80"/>
              <w:rPr>
                <w:rFonts w:ascii="Cambria" w:hAnsi="Cambria"/>
                <w:i/>
                <w:iCs/>
                <w:shd w:val="clear" w:color="auto" w:fill="FFFFFF"/>
              </w:rPr>
            </w:pPr>
            <w:r w:rsidRPr="002C4C81">
              <w:rPr>
                <w:rFonts w:ascii="Cambria" w:hAnsi="Cambria"/>
                <w:i/>
                <w:iCs/>
              </w:rPr>
              <w:t>Hisp</w:t>
            </w:r>
            <w:r w:rsidR="00967FEA" w:rsidRPr="002C4C81">
              <w:rPr>
                <w:rFonts w:ascii="Cambria" w:hAnsi="Cambria"/>
                <w:i/>
                <w:iCs/>
              </w:rPr>
              <w:t>anic</w:t>
            </w:r>
          </w:p>
        </w:tc>
        <w:tc>
          <w:tcPr>
            <w:tcW w:w="6925" w:type="dxa"/>
          </w:tcPr>
          <w:p w14:paraId="520024A3" w14:textId="72FCA303" w:rsidR="0083543D" w:rsidRPr="002C4C81" w:rsidRDefault="0083543D" w:rsidP="00773F98">
            <w:pPr>
              <w:spacing w:before="80" w:after="80"/>
              <w:rPr>
                <w:rFonts w:ascii="Cambria" w:hAnsi="Cambria"/>
                <w:shd w:val="clear" w:color="auto" w:fill="FFFFFF"/>
              </w:rPr>
            </w:pPr>
            <w:r w:rsidRPr="002C4C81">
              <w:rPr>
                <w:rFonts w:ascii="Cambria" w:hAnsi="Cambria"/>
                <w:shd w:val="clear" w:color="auto" w:fill="FFFFFF"/>
              </w:rPr>
              <w:t>Proportion of patients served who identify as Hispanic or Latino, either alone or in combination with another race/ethnicity</w:t>
            </w:r>
          </w:p>
        </w:tc>
      </w:tr>
      <w:tr w:rsidR="0083543D" w:rsidRPr="002C4C81" w14:paraId="5E2DA944" w14:textId="77777777" w:rsidTr="00967FEA">
        <w:tc>
          <w:tcPr>
            <w:tcW w:w="2425" w:type="dxa"/>
          </w:tcPr>
          <w:p w14:paraId="32639EF7" w14:textId="575725AD" w:rsidR="0083543D" w:rsidRPr="002C4C81" w:rsidRDefault="0083543D" w:rsidP="00773F98">
            <w:pPr>
              <w:spacing w:before="80" w:after="80"/>
              <w:rPr>
                <w:rFonts w:ascii="Cambria" w:hAnsi="Cambria"/>
                <w:i/>
                <w:iCs/>
              </w:rPr>
            </w:pPr>
            <w:r w:rsidRPr="002C4C81">
              <w:rPr>
                <w:rFonts w:ascii="Cambria" w:hAnsi="Cambria"/>
                <w:i/>
                <w:iCs/>
                <w:shd w:val="clear" w:color="auto" w:fill="FFFFFF"/>
              </w:rPr>
              <w:t>Native</w:t>
            </w:r>
            <w:r w:rsidR="0076666E" w:rsidRPr="002C4C81">
              <w:rPr>
                <w:rFonts w:ascii="Cambria" w:hAnsi="Cambria"/>
                <w:i/>
                <w:iCs/>
                <w:shd w:val="clear" w:color="auto" w:fill="FFFFFF"/>
              </w:rPr>
              <w:t xml:space="preserve"> </w:t>
            </w:r>
            <w:r w:rsidRPr="002C4C81">
              <w:rPr>
                <w:rFonts w:ascii="Cambria" w:hAnsi="Cambria"/>
                <w:i/>
                <w:iCs/>
                <w:shd w:val="clear" w:color="auto" w:fill="FFFFFF"/>
              </w:rPr>
              <w:t>Amer</w:t>
            </w:r>
            <w:r w:rsidR="00967FEA" w:rsidRPr="002C4C81">
              <w:rPr>
                <w:rFonts w:ascii="Cambria" w:hAnsi="Cambria"/>
                <w:i/>
                <w:iCs/>
                <w:shd w:val="clear" w:color="auto" w:fill="FFFFFF"/>
              </w:rPr>
              <w:t>ican</w:t>
            </w:r>
          </w:p>
        </w:tc>
        <w:tc>
          <w:tcPr>
            <w:tcW w:w="6925" w:type="dxa"/>
          </w:tcPr>
          <w:p w14:paraId="32D6314A" w14:textId="43265AD6" w:rsidR="0083543D" w:rsidRPr="002C4C81" w:rsidRDefault="0083543D" w:rsidP="00773F98">
            <w:pPr>
              <w:spacing w:before="80" w:after="80"/>
              <w:rPr>
                <w:rFonts w:ascii="Cambria" w:hAnsi="Cambria"/>
                <w:shd w:val="clear" w:color="auto" w:fill="FFFFFF"/>
              </w:rPr>
            </w:pPr>
            <w:r w:rsidRPr="002C4C81">
              <w:rPr>
                <w:rFonts w:ascii="Cambria" w:hAnsi="Cambria"/>
                <w:shd w:val="clear" w:color="auto" w:fill="FFFFFF"/>
              </w:rPr>
              <w:t>Proportion of patients served who identify as Native American, either alone or in combination with another race/ethnicity</w:t>
            </w:r>
          </w:p>
        </w:tc>
      </w:tr>
      <w:tr w:rsidR="0083543D" w:rsidRPr="002C4C81" w14:paraId="50661ECF" w14:textId="77777777" w:rsidTr="00967FEA">
        <w:tc>
          <w:tcPr>
            <w:tcW w:w="2425" w:type="dxa"/>
          </w:tcPr>
          <w:p w14:paraId="12B8753B" w14:textId="1F47D0E5" w:rsidR="0083543D" w:rsidRPr="002C4C81" w:rsidRDefault="0083543D" w:rsidP="00773F98">
            <w:pPr>
              <w:spacing w:before="80" w:after="80"/>
              <w:rPr>
                <w:rFonts w:ascii="Cambria" w:hAnsi="Cambria"/>
                <w:i/>
                <w:iCs/>
                <w:shd w:val="clear" w:color="auto" w:fill="FFFFFF"/>
              </w:rPr>
            </w:pPr>
            <w:r w:rsidRPr="002C4C81">
              <w:rPr>
                <w:rFonts w:ascii="Cambria" w:hAnsi="Cambria"/>
                <w:i/>
                <w:iCs/>
                <w:shd w:val="clear" w:color="auto" w:fill="FFFFFF"/>
              </w:rPr>
              <w:t>White</w:t>
            </w:r>
          </w:p>
        </w:tc>
        <w:tc>
          <w:tcPr>
            <w:tcW w:w="6925" w:type="dxa"/>
          </w:tcPr>
          <w:p w14:paraId="497609E3" w14:textId="76CF2F83" w:rsidR="0083543D" w:rsidRPr="002C4C81" w:rsidRDefault="0083543D" w:rsidP="00773F98">
            <w:pPr>
              <w:spacing w:before="80" w:after="80"/>
              <w:rPr>
                <w:rFonts w:ascii="Cambria" w:hAnsi="Cambria"/>
                <w:shd w:val="clear" w:color="auto" w:fill="FFFFFF"/>
              </w:rPr>
            </w:pPr>
            <w:r w:rsidRPr="002C4C81">
              <w:rPr>
                <w:rFonts w:ascii="Cambria" w:hAnsi="Cambria"/>
                <w:shd w:val="clear" w:color="auto" w:fill="FFFFFF"/>
              </w:rPr>
              <w:t>Proportion of patients served who identify as White or Caucasian, either alone or in combination with another race/ethnicity</w:t>
            </w:r>
          </w:p>
        </w:tc>
      </w:tr>
      <w:tr w:rsidR="0083543D" w:rsidRPr="002C4C81" w14:paraId="5C96A095" w14:textId="77777777" w:rsidTr="00967FEA">
        <w:tc>
          <w:tcPr>
            <w:tcW w:w="2425" w:type="dxa"/>
          </w:tcPr>
          <w:p w14:paraId="45558E42" w14:textId="2EE8ABD9" w:rsidR="0083543D" w:rsidRPr="002C4C81" w:rsidRDefault="0083543D" w:rsidP="00773F98">
            <w:pPr>
              <w:spacing w:before="80" w:after="80"/>
              <w:rPr>
                <w:rFonts w:ascii="Cambria" w:hAnsi="Cambria"/>
                <w:b/>
                <w:bCs/>
                <w:shd w:val="clear" w:color="auto" w:fill="FFFFFF"/>
              </w:rPr>
            </w:pPr>
            <w:r w:rsidRPr="002C4C81">
              <w:rPr>
                <w:rFonts w:ascii="Cambria" w:hAnsi="Cambria"/>
                <w:b/>
                <w:bCs/>
                <w:shd w:val="clear" w:color="auto" w:fill="FFFFFF"/>
              </w:rPr>
              <w:t>Other Demographics</w:t>
            </w:r>
          </w:p>
        </w:tc>
        <w:tc>
          <w:tcPr>
            <w:tcW w:w="6925" w:type="dxa"/>
          </w:tcPr>
          <w:p w14:paraId="7E3F4713" w14:textId="77777777" w:rsidR="0083543D" w:rsidRPr="002C4C81" w:rsidRDefault="0083543D" w:rsidP="00773F98">
            <w:pPr>
              <w:spacing w:before="80" w:after="80"/>
              <w:rPr>
                <w:rFonts w:ascii="Cambria" w:hAnsi="Cambria"/>
                <w:shd w:val="clear" w:color="auto" w:fill="FFFFFF"/>
              </w:rPr>
            </w:pPr>
          </w:p>
        </w:tc>
      </w:tr>
      <w:tr w:rsidR="0083543D" w:rsidRPr="002C4C81" w14:paraId="44DC0829" w14:textId="77777777" w:rsidTr="00967FEA">
        <w:tc>
          <w:tcPr>
            <w:tcW w:w="2425" w:type="dxa"/>
          </w:tcPr>
          <w:p w14:paraId="308C7030" w14:textId="454D42A0" w:rsidR="0083543D" w:rsidRPr="002C4C81" w:rsidRDefault="0083543D" w:rsidP="00773F98">
            <w:pPr>
              <w:spacing w:before="80" w:after="80"/>
              <w:rPr>
                <w:rFonts w:ascii="Cambria" w:hAnsi="Cambria"/>
                <w:i/>
                <w:iCs/>
                <w:shd w:val="clear" w:color="auto" w:fill="FFFFFF"/>
              </w:rPr>
            </w:pPr>
            <w:r w:rsidRPr="002C4C81">
              <w:rPr>
                <w:rFonts w:ascii="Cambria" w:hAnsi="Cambria"/>
                <w:i/>
                <w:iCs/>
                <w:shd w:val="clear" w:color="auto" w:fill="FFFFFF"/>
              </w:rPr>
              <w:t>Median</w:t>
            </w:r>
            <w:r w:rsidR="0076666E" w:rsidRPr="002C4C81">
              <w:rPr>
                <w:rFonts w:ascii="Cambria" w:hAnsi="Cambria"/>
                <w:i/>
                <w:iCs/>
                <w:shd w:val="clear" w:color="auto" w:fill="FFFFFF"/>
              </w:rPr>
              <w:t xml:space="preserve"> </w:t>
            </w:r>
            <w:r w:rsidRPr="002C4C81">
              <w:rPr>
                <w:rFonts w:ascii="Cambria" w:hAnsi="Cambria"/>
                <w:i/>
                <w:iCs/>
                <w:shd w:val="clear" w:color="auto" w:fill="FFFFFF"/>
              </w:rPr>
              <w:t>Age</w:t>
            </w:r>
          </w:p>
        </w:tc>
        <w:tc>
          <w:tcPr>
            <w:tcW w:w="6925" w:type="dxa"/>
          </w:tcPr>
          <w:p w14:paraId="16B8A699" w14:textId="0D14ED2A" w:rsidR="0083543D" w:rsidRPr="002C4C81" w:rsidRDefault="0083543D" w:rsidP="00773F98">
            <w:pPr>
              <w:spacing w:before="80" w:after="80"/>
              <w:rPr>
                <w:rFonts w:ascii="Cambria" w:hAnsi="Cambria"/>
                <w:shd w:val="clear" w:color="auto" w:fill="FFFFFF"/>
              </w:rPr>
            </w:pPr>
            <w:r w:rsidRPr="002C4C81">
              <w:rPr>
                <w:rFonts w:ascii="Cambria" w:hAnsi="Cambria"/>
                <w:shd w:val="clear" w:color="auto" w:fill="FFFFFF"/>
              </w:rPr>
              <w:t>Average (median) age of patients served, in years</w:t>
            </w:r>
          </w:p>
        </w:tc>
      </w:tr>
      <w:tr w:rsidR="00057E22" w:rsidRPr="002C4C81" w14:paraId="1847A968" w14:textId="77777777" w:rsidTr="00967FEA">
        <w:tc>
          <w:tcPr>
            <w:tcW w:w="2425" w:type="dxa"/>
          </w:tcPr>
          <w:p w14:paraId="404DFB40" w14:textId="06476DDB" w:rsidR="00057E22" w:rsidRPr="002C4C81" w:rsidRDefault="00057E22" w:rsidP="00057E22">
            <w:pPr>
              <w:spacing w:before="80" w:after="80"/>
              <w:rPr>
                <w:rFonts w:ascii="Cambria" w:hAnsi="Cambria"/>
                <w:i/>
                <w:iCs/>
                <w:shd w:val="clear" w:color="auto" w:fill="FFFFFF"/>
              </w:rPr>
            </w:pPr>
            <w:r w:rsidRPr="002C4C81">
              <w:rPr>
                <w:rFonts w:ascii="Cambria" w:hAnsi="Cambria"/>
                <w:i/>
                <w:iCs/>
                <w:shd w:val="clear" w:color="auto" w:fill="FFFFFF"/>
              </w:rPr>
              <w:t>Medicaid Expansion</w:t>
            </w:r>
          </w:p>
        </w:tc>
        <w:tc>
          <w:tcPr>
            <w:tcW w:w="6925" w:type="dxa"/>
          </w:tcPr>
          <w:p w14:paraId="0AAC8A70" w14:textId="7D4E3183" w:rsidR="00057E22" w:rsidRPr="002C4C81" w:rsidRDefault="00057E22" w:rsidP="00057E22">
            <w:pPr>
              <w:spacing w:before="80" w:after="80"/>
              <w:rPr>
                <w:rFonts w:ascii="Cambria" w:hAnsi="Cambria"/>
                <w:shd w:val="clear" w:color="auto" w:fill="FFFFFF"/>
              </w:rPr>
            </w:pPr>
            <w:r w:rsidRPr="002C4C81">
              <w:rPr>
                <w:rFonts w:ascii="Cambria" w:hAnsi="Cambria"/>
                <w:shd w:val="clear" w:color="auto" w:fill="FFFFFF"/>
              </w:rPr>
              <w:t>Is the hospital located in State that, by 2018, had expanded Medicaid under the Affordable Care Act of 2010? (Yes, No)</w:t>
            </w:r>
          </w:p>
        </w:tc>
      </w:tr>
      <w:tr w:rsidR="00057E22" w:rsidRPr="002C4C81" w14:paraId="4367CE1B" w14:textId="77777777" w:rsidTr="00967FEA">
        <w:tc>
          <w:tcPr>
            <w:tcW w:w="2425" w:type="dxa"/>
          </w:tcPr>
          <w:p w14:paraId="51B9E6C4" w14:textId="4001D9BA" w:rsidR="00057E22" w:rsidRPr="002C4C81" w:rsidRDefault="00057E22" w:rsidP="00057E22">
            <w:pPr>
              <w:spacing w:before="80" w:after="80"/>
              <w:rPr>
                <w:rFonts w:ascii="Cambria" w:hAnsi="Cambria"/>
                <w:i/>
                <w:iCs/>
                <w:shd w:val="clear" w:color="auto" w:fill="FFFFFF"/>
              </w:rPr>
            </w:pPr>
            <w:r w:rsidRPr="002C4C81">
              <w:rPr>
                <w:rFonts w:ascii="Cambria" w:hAnsi="Cambria"/>
                <w:i/>
                <w:iCs/>
                <w:shd w:val="clear" w:color="auto" w:fill="FFFFFF"/>
              </w:rPr>
              <w:t>Rural Score</w:t>
            </w:r>
          </w:p>
        </w:tc>
        <w:tc>
          <w:tcPr>
            <w:tcW w:w="6925" w:type="dxa"/>
          </w:tcPr>
          <w:p w14:paraId="63D6D2F4" w14:textId="3465AD9E" w:rsidR="00057E22" w:rsidRPr="002C4C81" w:rsidRDefault="00057E22" w:rsidP="00057E22">
            <w:pPr>
              <w:spacing w:before="80" w:after="80"/>
              <w:rPr>
                <w:rFonts w:ascii="Cambria" w:hAnsi="Cambria"/>
                <w:shd w:val="clear" w:color="auto" w:fill="FFFFFF"/>
              </w:rPr>
            </w:pPr>
            <w:r w:rsidRPr="002C4C81">
              <w:rPr>
                <w:rFonts w:ascii="Cambria" w:hAnsi="Cambria"/>
                <w:shd w:val="clear" w:color="auto" w:fill="FFFFFF"/>
              </w:rPr>
              <w:t>Proportion of patients who reside in a zip code designated as rural by the Federal Office of Rural Housing Policy</w:t>
            </w:r>
          </w:p>
        </w:tc>
      </w:tr>
      <w:tr w:rsidR="00057E22" w:rsidRPr="002C4C81" w14:paraId="0E47A80D" w14:textId="77777777" w:rsidTr="00967FEA">
        <w:tc>
          <w:tcPr>
            <w:tcW w:w="2425" w:type="dxa"/>
          </w:tcPr>
          <w:p w14:paraId="1987FF5A" w14:textId="220A9A1A" w:rsidR="00057E22" w:rsidRPr="002C4C81" w:rsidRDefault="00057E22" w:rsidP="00057E22">
            <w:pPr>
              <w:spacing w:before="80" w:after="80"/>
              <w:rPr>
                <w:rFonts w:ascii="Cambria" w:hAnsi="Cambria"/>
                <w:i/>
                <w:iCs/>
                <w:shd w:val="clear" w:color="auto" w:fill="FFFFFF"/>
              </w:rPr>
            </w:pPr>
            <w:r w:rsidRPr="002C4C81">
              <w:rPr>
                <w:rFonts w:ascii="Cambria" w:hAnsi="Cambria"/>
                <w:i/>
                <w:iCs/>
                <w:shd w:val="clear" w:color="auto" w:fill="FFFFFF"/>
              </w:rPr>
              <w:t>Sex Ratio</w:t>
            </w:r>
          </w:p>
        </w:tc>
        <w:tc>
          <w:tcPr>
            <w:tcW w:w="6925" w:type="dxa"/>
          </w:tcPr>
          <w:p w14:paraId="115BEAB4" w14:textId="003884A9" w:rsidR="00057E22" w:rsidRPr="002C4C81" w:rsidRDefault="00057E22" w:rsidP="00057E22">
            <w:pPr>
              <w:spacing w:before="80" w:after="80"/>
              <w:rPr>
                <w:rFonts w:ascii="Cambria" w:hAnsi="Cambria"/>
                <w:shd w:val="clear" w:color="auto" w:fill="FFFFFF"/>
              </w:rPr>
            </w:pPr>
            <w:r w:rsidRPr="002C4C81">
              <w:rPr>
                <w:rFonts w:ascii="Cambria" w:hAnsi="Cambria"/>
                <w:shd w:val="clear" w:color="auto" w:fill="FFFFFF"/>
              </w:rPr>
              <w:t>Number of male patients served per 100 female patients served</w:t>
            </w:r>
          </w:p>
        </w:tc>
      </w:tr>
      <w:tr w:rsidR="00057E22" w:rsidRPr="002C4C81" w14:paraId="65E684DE" w14:textId="77777777" w:rsidTr="000C44E8">
        <w:tc>
          <w:tcPr>
            <w:tcW w:w="9350" w:type="dxa"/>
            <w:gridSpan w:val="2"/>
          </w:tcPr>
          <w:p w14:paraId="4F64B7A8" w14:textId="56DDD168" w:rsidR="00057E22" w:rsidRPr="002C4C81" w:rsidRDefault="00057E22" w:rsidP="00057E22">
            <w:pPr>
              <w:spacing w:before="80" w:after="80"/>
              <w:rPr>
                <w:rFonts w:ascii="Cambria" w:hAnsi="Cambria"/>
                <w:shd w:val="clear" w:color="auto" w:fill="FFFFFF"/>
              </w:rPr>
            </w:pPr>
            <w:r w:rsidRPr="002C4C81">
              <w:rPr>
                <w:rFonts w:ascii="Cambria" w:hAnsi="Cambria"/>
                <w:b/>
                <w:bCs/>
                <w:i/>
                <w:iCs/>
                <w:shd w:val="clear" w:color="auto" w:fill="FFFFFF"/>
              </w:rPr>
              <w:t>Hospital-Level</w:t>
            </w:r>
          </w:p>
        </w:tc>
      </w:tr>
      <w:tr w:rsidR="00057E22" w:rsidRPr="002C4C81" w14:paraId="791C1DB7" w14:textId="77777777" w:rsidTr="00967FEA">
        <w:tc>
          <w:tcPr>
            <w:tcW w:w="2425" w:type="dxa"/>
          </w:tcPr>
          <w:p w14:paraId="51BBE511" w14:textId="7A4331D2" w:rsidR="00057E22" w:rsidRPr="002C4C81" w:rsidRDefault="00057E22" w:rsidP="00057E22">
            <w:pPr>
              <w:spacing w:before="80" w:after="80"/>
              <w:rPr>
                <w:rFonts w:ascii="Cambria" w:hAnsi="Cambria"/>
                <w:i/>
                <w:iCs/>
              </w:rPr>
            </w:pPr>
            <w:r w:rsidRPr="002C4C81">
              <w:rPr>
                <w:rFonts w:ascii="Cambria" w:hAnsi="Cambria"/>
                <w:i/>
                <w:iCs/>
                <w:shd w:val="clear" w:color="auto" w:fill="FFFFFF"/>
              </w:rPr>
              <w:t>Beds</w:t>
            </w:r>
          </w:p>
        </w:tc>
        <w:tc>
          <w:tcPr>
            <w:tcW w:w="6925" w:type="dxa"/>
          </w:tcPr>
          <w:p w14:paraId="304F9BE3" w14:textId="7EDB3767" w:rsidR="00057E22" w:rsidRPr="002C4C81" w:rsidRDefault="00057E22" w:rsidP="00057E22">
            <w:pPr>
              <w:spacing w:before="80" w:after="80"/>
              <w:rPr>
                <w:rFonts w:ascii="Cambria" w:hAnsi="Cambria"/>
                <w:shd w:val="clear" w:color="auto" w:fill="FFFFFF"/>
              </w:rPr>
            </w:pPr>
            <w:r w:rsidRPr="002C4C81">
              <w:rPr>
                <w:rFonts w:ascii="Cambria" w:hAnsi="Cambria"/>
              </w:rPr>
              <w:t>Total number of Medicare-certified beds</w:t>
            </w:r>
          </w:p>
        </w:tc>
      </w:tr>
      <w:tr w:rsidR="00057E22" w:rsidRPr="002C4C81" w14:paraId="45610FEB" w14:textId="77777777" w:rsidTr="00967FEA">
        <w:tc>
          <w:tcPr>
            <w:tcW w:w="2425" w:type="dxa"/>
          </w:tcPr>
          <w:p w14:paraId="1A9C4D4C" w14:textId="5B816942" w:rsidR="00057E22" w:rsidRPr="002C4C81" w:rsidRDefault="00057E22" w:rsidP="00057E22">
            <w:pPr>
              <w:spacing w:before="80" w:after="80"/>
              <w:rPr>
                <w:rFonts w:ascii="Cambria" w:hAnsi="Cambria"/>
                <w:i/>
                <w:iCs/>
                <w:shd w:val="clear" w:color="auto" w:fill="FFFFFF"/>
              </w:rPr>
            </w:pPr>
            <w:r w:rsidRPr="002C4C81">
              <w:rPr>
                <w:rFonts w:ascii="Cambria" w:hAnsi="Cambria"/>
                <w:i/>
                <w:iCs/>
                <w:shd w:val="clear" w:color="auto" w:fill="FFFFFF"/>
              </w:rPr>
              <w:t>ED Volume</w:t>
            </w:r>
          </w:p>
        </w:tc>
        <w:tc>
          <w:tcPr>
            <w:tcW w:w="6925" w:type="dxa"/>
          </w:tcPr>
          <w:p w14:paraId="794E2151" w14:textId="53AA0F6A" w:rsidR="00057E22" w:rsidRPr="002C4C81" w:rsidRDefault="00057E22" w:rsidP="00057E22">
            <w:pPr>
              <w:spacing w:before="80" w:after="80"/>
              <w:rPr>
                <w:rFonts w:ascii="Cambria" w:hAnsi="Cambria"/>
              </w:rPr>
            </w:pPr>
            <w:r w:rsidRPr="002C4C81">
              <w:rPr>
                <w:rFonts w:ascii="Cambria" w:hAnsi="Cambria"/>
              </w:rPr>
              <w:t>Categorical variable showing average emergency department volume (Low, Medium, High, Very High)</w:t>
            </w:r>
          </w:p>
        </w:tc>
      </w:tr>
      <w:tr w:rsidR="00057E22" w:rsidRPr="002C4C81" w14:paraId="374FAEB7" w14:textId="77777777" w:rsidTr="00967FEA">
        <w:tc>
          <w:tcPr>
            <w:tcW w:w="2425" w:type="dxa"/>
          </w:tcPr>
          <w:p w14:paraId="751F421A" w14:textId="56CCCC9F" w:rsidR="00057E22" w:rsidRPr="002C4C81" w:rsidRDefault="00057E22" w:rsidP="00057E22">
            <w:pPr>
              <w:spacing w:before="80" w:after="80"/>
              <w:rPr>
                <w:rFonts w:ascii="Cambria" w:hAnsi="Cambria"/>
                <w:i/>
                <w:iCs/>
                <w:shd w:val="clear" w:color="auto" w:fill="FFFFFF"/>
              </w:rPr>
            </w:pPr>
            <w:r>
              <w:rPr>
                <w:rFonts w:ascii="Cambria" w:hAnsi="Cambria"/>
                <w:i/>
                <w:iCs/>
                <w:shd w:val="clear" w:color="auto" w:fill="FFFFFF"/>
              </w:rPr>
              <w:t>Rating</w:t>
            </w:r>
          </w:p>
        </w:tc>
        <w:tc>
          <w:tcPr>
            <w:tcW w:w="6925" w:type="dxa"/>
          </w:tcPr>
          <w:p w14:paraId="4B37D0BD" w14:textId="448B6569" w:rsidR="00057E22" w:rsidRPr="002C4C81" w:rsidRDefault="00057E22" w:rsidP="00057E22">
            <w:pPr>
              <w:spacing w:before="80" w:after="80"/>
              <w:rPr>
                <w:rFonts w:ascii="Cambria" w:hAnsi="Cambria"/>
                <w:shd w:val="clear" w:color="auto" w:fill="FFFFFF"/>
              </w:rPr>
            </w:pPr>
            <w:r>
              <w:rPr>
                <w:rFonts w:ascii="Cambria" w:hAnsi="Cambria"/>
                <w:shd w:val="clear" w:color="auto" w:fill="FFFFFF"/>
              </w:rPr>
              <w:t>Hospital Overall Rating, 1 to 5 Scale</w:t>
            </w:r>
            <w:r w:rsidR="003622A9">
              <w:rPr>
                <w:rFonts w:ascii="Cambria" w:hAnsi="Cambria"/>
                <w:shd w:val="clear" w:color="auto" w:fill="FFFFFF"/>
              </w:rPr>
              <w:t>, Integers Only</w:t>
            </w:r>
          </w:p>
        </w:tc>
      </w:tr>
    </w:tbl>
    <w:p w14:paraId="43F90588" w14:textId="2758594B" w:rsidR="00912994" w:rsidRPr="00645355" w:rsidRDefault="00492A83" w:rsidP="00B016A0">
      <w:pPr>
        <w:spacing w:before="240"/>
        <w:jc w:val="center"/>
        <w:rPr>
          <w:rFonts w:ascii="Cambria" w:hAnsi="Cambria" w:cstheme="minorHAnsi"/>
        </w:rPr>
      </w:pPr>
      <w:r w:rsidRPr="00645355">
        <w:rPr>
          <w:rFonts w:ascii="Cambria" w:hAnsi="Cambria" w:cstheme="minorHAnsi"/>
        </w:rPr>
        <w:t xml:space="preserve">TABLE </w:t>
      </w:r>
      <w:r w:rsidR="00645355">
        <w:rPr>
          <w:rFonts w:ascii="Cambria" w:hAnsi="Cambria" w:cstheme="minorHAnsi"/>
        </w:rPr>
        <w:t>3</w:t>
      </w:r>
      <w:r w:rsidRPr="00645355">
        <w:rPr>
          <w:rFonts w:ascii="Cambria" w:hAnsi="Cambria" w:cstheme="minorHAnsi"/>
        </w:rPr>
        <w:t xml:space="preserve">: Independent </w:t>
      </w:r>
      <w:r w:rsidR="001C10B7" w:rsidRPr="00645355">
        <w:rPr>
          <w:rFonts w:ascii="Cambria" w:hAnsi="Cambria" w:cstheme="minorHAnsi"/>
        </w:rPr>
        <w:t>V</w:t>
      </w:r>
      <w:r w:rsidRPr="00645355">
        <w:rPr>
          <w:rFonts w:ascii="Cambria" w:hAnsi="Cambria" w:cstheme="minorHAnsi"/>
        </w:rPr>
        <w:t xml:space="preserve">ariable </w:t>
      </w:r>
      <w:r w:rsidR="001C10B7" w:rsidRPr="00645355">
        <w:rPr>
          <w:rFonts w:ascii="Cambria" w:hAnsi="Cambria" w:cstheme="minorHAnsi"/>
        </w:rPr>
        <w:t>D</w:t>
      </w:r>
      <w:r w:rsidRPr="00645355">
        <w:rPr>
          <w:rFonts w:ascii="Cambria" w:hAnsi="Cambria" w:cstheme="minorHAnsi"/>
        </w:rPr>
        <w:t>efinitions</w:t>
      </w:r>
      <w:r w:rsidR="004D3AA1" w:rsidRPr="00645355">
        <w:rPr>
          <w:rFonts w:ascii="Cambria" w:hAnsi="Cambria" w:cstheme="minorHAnsi"/>
        </w:rPr>
        <w:br/>
      </w:r>
    </w:p>
    <w:p w14:paraId="7C6E6063" w14:textId="77777777" w:rsidR="00B016A0" w:rsidRDefault="00B016A0">
      <w:pPr>
        <w:rPr>
          <w:rFonts w:ascii="Cambria" w:hAnsi="Cambria"/>
          <w:b/>
          <w:bCs/>
        </w:rPr>
      </w:pPr>
      <w:r>
        <w:rPr>
          <w:rFonts w:ascii="Cambria" w:hAnsi="Cambria"/>
          <w:b/>
          <w:bCs/>
        </w:rPr>
        <w:br w:type="page"/>
      </w:r>
    </w:p>
    <w:p w14:paraId="59A86AEB" w14:textId="2F376D71" w:rsidR="00692DD0" w:rsidRPr="002C4C81" w:rsidRDefault="00370B42" w:rsidP="00773F98">
      <w:pPr>
        <w:spacing w:line="480" w:lineRule="auto"/>
        <w:rPr>
          <w:rFonts w:ascii="Cambria" w:hAnsi="Cambria"/>
          <w:b/>
          <w:bCs/>
        </w:rPr>
      </w:pPr>
      <w:r w:rsidRPr="002C4C81">
        <w:rPr>
          <w:rFonts w:ascii="Cambria" w:hAnsi="Cambria"/>
          <w:b/>
          <w:bCs/>
        </w:rPr>
        <w:lastRenderedPageBreak/>
        <w:t xml:space="preserve">Treatment of </w:t>
      </w:r>
      <w:r w:rsidR="00A960D0" w:rsidRPr="002C4C81">
        <w:rPr>
          <w:rFonts w:ascii="Cambria" w:hAnsi="Cambria"/>
          <w:b/>
          <w:bCs/>
        </w:rPr>
        <w:t xml:space="preserve">Missing </w:t>
      </w:r>
      <w:r w:rsidR="00BC2F6C" w:rsidRPr="002C4C81">
        <w:rPr>
          <w:rFonts w:ascii="Cambria" w:hAnsi="Cambria"/>
          <w:b/>
          <w:bCs/>
        </w:rPr>
        <w:t>D</w:t>
      </w:r>
      <w:r w:rsidR="00A960D0" w:rsidRPr="002C4C81">
        <w:rPr>
          <w:rFonts w:ascii="Cambria" w:hAnsi="Cambria"/>
          <w:b/>
          <w:bCs/>
        </w:rPr>
        <w:t>ata</w:t>
      </w:r>
    </w:p>
    <w:p w14:paraId="0255D45D" w14:textId="7B1A6B55" w:rsidR="00B060FE" w:rsidRPr="004523E1" w:rsidRDefault="0017483E" w:rsidP="00DA1ADC">
      <w:pPr>
        <w:spacing w:line="480" w:lineRule="auto"/>
        <w:ind w:firstLine="720"/>
        <w:rPr>
          <w:rFonts w:ascii="Cambria" w:hAnsi="Cambria"/>
        </w:rPr>
      </w:pPr>
      <w:r w:rsidRPr="002C4C81">
        <w:rPr>
          <w:rFonts w:ascii="Cambria" w:hAnsi="Cambria"/>
        </w:rPr>
        <w:t>Because of varying reporting requirements, human error</w:t>
      </w:r>
      <w:r w:rsidR="003622A9">
        <w:rPr>
          <w:rFonts w:ascii="Cambria" w:hAnsi="Cambria"/>
        </w:rPr>
        <w:t>,</w:t>
      </w:r>
      <w:r w:rsidRPr="002C4C81">
        <w:rPr>
          <w:rFonts w:ascii="Cambria" w:hAnsi="Cambria"/>
        </w:rPr>
        <w:t xml:space="preserve"> and other potential issues, a number of data points are missing from </w:t>
      </w:r>
      <w:r w:rsidR="004D54DE">
        <w:rPr>
          <w:rFonts w:ascii="Cambria" w:hAnsi="Cambria"/>
        </w:rPr>
        <w:t xml:space="preserve">the </w:t>
      </w:r>
      <w:r w:rsidRPr="002C4C81">
        <w:rPr>
          <w:rFonts w:ascii="Cambria" w:hAnsi="Cambria"/>
        </w:rPr>
        <w:t xml:space="preserve">dataset. It is important we </w:t>
      </w:r>
      <w:r w:rsidRPr="004523E1">
        <w:rPr>
          <w:rFonts w:ascii="Cambria" w:hAnsi="Cambria"/>
        </w:rPr>
        <w:t>examine patterns in the data that are missing to make sure that we do not introduce any significant bias.</w:t>
      </w:r>
      <w:r w:rsidR="004523E1" w:rsidRPr="004523E1">
        <w:rPr>
          <w:rFonts w:ascii="Cambria" w:hAnsi="Cambria"/>
        </w:rPr>
        <w:t xml:space="preserve"> The decision </w:t>
      </w:r>
      <w:r w:rsidR="00B060FE" w:rsidRPr="004523E1">
        <w:rPr>
          <w:rFonts w:ascii="Cambria" w:hAnsi="Cambria"/>
        </w:rPr>
        <w:t>to exclude certain data from the study</w:t>
      </w:r>
      <w:r w:rsidR="004523E1" w:rsidRPr="004523E1">
        <w:rPr>
          <w:rFonts w:ascii="Cambria" w:hAnsi="Cambria"/>
        </w:rPr>
        <w:t xml:space="preserve"> is also discussed. </w:t>
      </w:r>
    </w:p>
    <w:p w14:paraId="25851C6C" w14:textId="52CB7306" w:rsidR="008E14E3" w:rsidRPr="002C4C81" w:rsidRDefault="00645355" w:rsidP="00DA1ADC">
      <w:pPr>
        <w:spacing w:line="480" w:lineRule="auto"/>
        <w:ind w:firstLine="720"/>
        <w:rPr>
          <w:rFonts w:ascii="Cambria" w:hAnsi="Cambria"/>
        </w:rPr>
      </w:pPr>
      <w:r>
        <w:rPr>
          <w:rFonts w:ascii="Cambria" w:hAnsi="Cambria"/>
        </w:rPr>
        <w:t>Table 3</w:t>
      </w:r>
      <w:r w:rsidR="00B060FE" w:rsidRPr="004523E1">
        <w:rPr>
          <w:rFonts w:ascii="Cambria" w:hAnsi="Cambria"/>
        </w:rPr>
        <w:t xml:space="preserve"> shows the rates of missing and valid data for eight of the variables to be used</w:t>
      </w:r>
      <w:r w:rsidR="00C11D62" w:rsidRPr="004523E1">
        <w:rPr>
          <w:rFonts w:ascii="Cambria" w:hAnsi="Cambria"/>
        </w:rPr>
        <w:t xml:space="preserve"> for </w:t>
      </w:r>
      <w:r w:rsidR="00B060FE" w:rsidRPr="004523E1">
        <w:rPr>
          <w:rFonts w:ascii="Cambria" w:hAnsi="Cambria"/>
        </w:rPr>
        <w:t>predictive model</w:t>
      </w:r>
      <w:r w:rsidR="00C11D62" w:rsidRPr="004523E1">
        <w:rPr>
          <w:rFonts w:ascii="Cambria" w:hAnsi="Cambria"/>
        </w:rPr>
        <w:t>ing</w:t>
      </w:r>
      <w:r w:rsidR="00B060FE" w:rsidRPr="004523E1">
        <w:rPr>
          <w:rFonts w:ascii="Cambria" w:hAnsi="Cambria"/>
        </w:rPr>
        <w:t xml:space="preserve">, including each of the five </w:t>
      </w:r>
      <w:r w:rsidR="00C11D62" w:rsidRPr="004523E1">
        <w:rPr>
          <w:rFonts w:ascii="Cambria" w:hAnsi="Cambria"/>
        </w:rPr>
        <w:t>primary study outcome</w:t>
      </w:r>
      <w:r w:rsidR="00B060FE" w:rsidRPr="004523E1">
        <w:rPr>
          <w:rFonts w:ascii="Cambria" w:hAnsi="Cambria"/>
        </w:rPr>
        <w:t xml:space="preserve"> variables</w:t>
      </w:r>
      <w:r w:rsidR="00B060FE" w:rsidRPr="002C4C81">
        <w:rPr>
          <w:rFonts w:ascii="Cambria" w:hAnsi="Cambria"/>
        </w:rPr>
        <w:t>. Not all variables are displayed, as there were no missing data among the demographic variables</w:t>
      </w:r>
      <w:r w:rsidR="003622A9">
        <w:rPr>
          <w:rFonts w:ascii="Cambria" w:hAnsi="Cambria"/>
        </w:rPr>
        <w:t>,</w:t>
      </w:r>
      <w:r w:rsidR="00DE004E" w:rsidRPr="002C4C81">
        <w:rPr>
          <w:rFonts w:ascii="Cambria" w:hAnsi="Cambria"/>
        </w:rPr>
        <w:t xml:space="preserve"> nor any of the hospital identifying information</w:t>
      </w:r>
      <w:r w:rsidR="00B060FE" w:rsidRPr="002C4C81">
        <w:rPr>
          <w:rFonts w:ascii="Cambria" w:hAnsi="Cambria"/>
        </w:rPr>
        <w:t>.</w:t>
      </w:r>
      <w:r w:rsidR="00DE004E" w:rsidRPr="002C4C81">
        <w:rPr>
          <w:rFonts w:ascii="Cambria" w:hAnsi="Cambria"/>
        </w:rPr>
        <w:t xml:space="preserve"> The main reason that data are missing is that Medicare limits what data are made public in order to ensure the performance</w:t>
      </w:r>
      <w:r w:rsidR="004D54DE">
        <w:rPr>
          <w:rFonts w:ascii="Cambria" w:hAnsi="Cambria"/>
        </w:rPr>
        <w:t>s</w:t>
      </w:r>
      <w:r w:rsidR="00DE004E" w:rsidRPr="002C4C81">
        <w:rPr>
          <w:rFonts w:ascii="Cambria" w:hAnsi="Cambria"/>
        </w:rPr>
        <w:t xml:space="preserve"> of small hospitals </w:t>
      </w:r>
      <w:r w:rsidR="004D54DE">
        <w:rPr>
          <w:rFonts w:ascii="Cambria" w:hAnsi="Cambria"/>
        </w:rPr>
        <w:t>are</w:t>
      </w:r>
      <w:r w:rsidR="00DE004E" w:rsidRPr="002C4C81">
        <w:rPr>
          <w:rFonts w:ascii="Cambria" w:hAnsi="Cambria"/>
        </w:rPr>
        <w:t xml:space="preserve"> not misrepresented. </w:t>
      </w:r>
      <w:r w:rsidR="00B060FE" w:rsidRPr="002C4C81">
        <w:rPr>
          <w:rFonts w:ascii="Cambria" w:hAnsi="Cambria"/>
        </w:rPr>
        <w:t xml:space="preserve">Unless </w:t>
      </w:r>
      <w:r w:rsidR="00DE004E" w:rsidRPr="002C4C81">
        <w:rPr>
          <w:rFonts w:ascii="Cambria" w:hAnsi="Cambria"/>
        </w:rPr>
        <w:t xml:space="preserve">hospitals </w:t>
      </w:r>
      <w:r w:rsidR="00B060FE" w:rsidRPr="002C4C81">
        <w:rPr>
          <w:rFonts w:ascii="Cambria" w:hAnsi="Cambria"/>
        </w:rPr>
        <w:t xml:space="preserve">reach a certain threshold for visits of a certain type, they are not required to report performance statistics for that visit type. This </w:t>
      </w:r>
      <w:r w:rsidR="00DE004E" w:rsidRPr="002C4C81">
        <w:rPr>
          <w:rFonts w:ascii="Cambria" w:hAnsi="Cambria"/>
        </w:rPr>
        <w:t>guarantees that</w:t>
      </w:r>
      <w:r w:rsidR="00B060FE" w:rsidRPr="002C4C81">
        <w:rPr>
          <w:rFonts w:ascii="Cambria" w:hAnsi="Cambria"/>
        </w:rPr>
        <w:t xml:space="preserve"> the statistics that are reported are based on a sufficient sample size</w:t>
      </w:r>
      <w:r w:rsidR="00DE004E" w:rsidRPr="002C4C81">
        <w:rPr>
          <w:rFonts w:ascii="Cambria" w:hAnsi="Cambria"/>
        </w:rPr>
        <w:t xml:space="preserve">, and that a handful of negative patient outcomes occurring at random do not harm the reputation of an otherwise well-performing hospital. </w:t>
      </w:r>
    </w:p>
    <w:p w14:paraId="4B9AF29E" w14:textId="0CA1F1FC" w:rsidR="008E14E3" w:rsidRPr="00645355" w:rsidRDefault="008E14E3" w:rsidP="008E14E3">
      <w:pPr>
        <w:jc w:val="center"/>
        <w:rPr>
          <w:rFonts w:ascii="Cambria" w:hAnsi="Cambria"/>
        </w:rPr>
      </w:pPr>
      <w:r w:rsidRPr="00645355">
        <w:rPr>
          <w:rFonts w:ascii="Cambria" w:hAnsi="Cambria"/>
          <w:noProof/>
        </w:rPr>
        <w:drawing>
          <wp:inline distT="0" distB="0" distL="0" distR="0" wp14:anchorId="4522BCF4" wp14:editId="7D5A6278">
            <wp:extent cx="3826933" cy="18489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4561" cy="1867135"/>
                    </a:xfrm>
                    <a:prstGeom prst="rect">
                      <a:avLst/>
                    </a:prstGeom>
                    <a:noFill/>
                    <a:ln>
                      <a:noFill/>
                    </a:ln>
                  </pic:spPr>
                </pic:pic>
              </a:graphicData>
            </a:graphic>
          </wp:inline>
        </w:drawing>
      </w:r>
      <w:r w:rsidRPr="00645355">
        <w:rPr>
          <w:rFonts w:ascii="Cambria" w:hAnsi="Cambria"/>
        </w:rPr>
        <w:br/>
        <w:t>T</w:t>
      </w:r>
      <w:r w:rsidR="00B96F23" w:rsidRPr="00645355">
        <w:rPr>
          <w:rFonts w:ascii="Cambria" w:hAnsi="Cambria"/>
        </w:rPr>
        <w:t>ABLE</w:t>
      </w:r>
      <w:r w:rsidRPr="00645355">
        <w:rPr>
          <w:rFonts w:ascii="Cambria" w:hAnsi="Cambria"/>
        </w:rPr>
        <w:t xml:space="preserve"> 3</w:t>
      </w:r>
      <w:r w:rsidR="00B96F23" w:rsidRPr="00645355">
        <w:rPr>
          <w:rFonts w:ascii="Cambria" w:hAnsi="Cambria"/>
        </w:rPr>
        <w:t xml:space="preserve">: </w:t>
      </w:r>
      <w:r w:rsidRPr="00645355">
        <w:rPr>
          <w:rFonts w:ascii="Cambria" w:hAnsi="Cambria"/>
        </w:rPr>
        <w:t>Rates</w:t>
      </w:r>
      <w:r w:rsidR="00F90D9F" w:rsidRPr="00645355">
        <w:rPr>
          <w:rFonts w:ascii="Cambria" w:hAnsi="Cambria"/>
        </w:rPr>
        <w:t xml:space="preserve"> of Missing Data</w:t>
      </w:r>
      <w:r w:rsidR="00357CE3" w:rsidRPr="00645355">
        <w:rPr>
          <w:rFonts w:ascii="Cambria" w:hAnsi="Cambria"/>
        </w:rPr>
        <w:br/>
      </w:r>
    </w:p>
    <w:p w14:paraId="48956322" w14:textId="0C403BE0" w:rsidR="00F211E8" w:rsidRPr="002C4C81" w:rsidRDefault="001C18B3" w:rsidP="00357CE3">
      <w:pPr>
        <w:spacing w:line="480" w:lineRule="auto"/>
        <w:ind w:firstLine="720"/>
        <w:rPr>
          <w:rFonts w:ascii="Cambria" w:hAnsi="Cambria"/>
        </w:rPr>
      </w:pPr>
      <w:r w:rsidRPr="002C4C81">
        <w:rPr>
          <w:rFonts w:ascii="Cambria" w:hAnsi="Cambria"/>
        </w:rPr>
        <w:t xml:space="preserve">It is also important to note that data from U.S. territories have been removed. </w:t>
      </w:r>
      <w:r w:rsidR="00F211E8" w:rsidRPr="002C4C81">
        <w:rPr>
          <w:rFonts w:ascii="Cambria" w:hAnsi="Cambria"/>
        </w:rPr>
        <w:t>In addition to the 50 states plus D.C., Medicare also collects hospital performance metrics from U.S. territories including Puerto Rico, Virgin Is</w:t>
      </w:r>
      <w:r w:rsidR="00CB3748" w:rsidRPr="002C4C81">
        <w:rPr>
          <w:rFonts w:ascii="Cambria" w:hAnsi="Cambria"/>
        </w:rPr>
        <w:t>l</w:t>
      </w:r>
      <w:r w:rsidR="00F211E8" w:rsidRPr="002C4C81">
        <w:rPr>
          <w:rFonts w:ascii="Cambria" w:hAnsi="Cambria"/>
        </w:rPr>
        <w:t xml:space="preserve">ands, </w:t>
      </w:r>
      <w:r w:rsidR="00CB3748" w:rsidRPr="002C4C81">
        <w:rPr>
          <w:rFonts w:ascii="Cambria" w:hAnsi="Cambria"/>
        </w:rPr>
        <w:t xml:space="preserve">American Samoa, Guam, and Northern Mariana Islands. The </w:t>
      </w:r>
      <w:r w:rsidRPr="002C4C81">
        <w:rPr>
          <w:rFonts w:ascii="Cambria" w:hAnsi="Cambria"/>
        </w:rPr>
        <w:lastRenderedPageBreak/>
        <w:t>issue with regard to our study</w:t>
      </w:r>
      <w:r w:rsidR="00CB3748" w:rsidRPr="002C4C81">
        <w:rPr>
          <w:rFonts w:ascii="Cambria" w:hAnsi="Cambria"/>
        </w:rPr>
        <w:t xml:space="preserve"> is that the information that must legally be reported to Medicare is vastly different between the states and these territories</w:t>
      </w:r>
      <w:r w:rsidR="004D54DE">
        <w:rPr>
          <w:rFonts w:ascii="Cambria" w:hAnsi="Cambria"/>
        </w:rPr>
        <w:t>. As a result, i</w:t>
      </w:r>
      <w:r w:rsidR="00CB3748" w:rsidRPr="002C4C81">
        <w:rPr>
          <w:rFonts w:ascii="Cambria" w:hAnsi="Cambria"/>
        </w:rPr>
        <w:t>nformation on emergency department length of stay</w:t>
      </w:r>
      <w:r w:rsidR="004D54DE">
        <w:rPr>
          <w:rFonts w:ascii="Cambria" w:hAnsi="Cambria"/>
        </w:rPr>
        <w:t>, boarding time, and LWBS rate from the territories</w:t>
      </w:r>
      <w:r w:rsidR="00CB3748" w:rsidRPr="002C4C81">
        <w:rPr>
          <w:rFonts w:ascii="Cambria" w:hAnsi="Cambria"/>
        </w:rPr>
        <w:t xml:space="preserve"> is largely missing. </w:t>
      </w:r>
      <w:r w:rsidR="00661578" w:rsidRPr="002C4C81">
        <w:rPr>
          <w:rFonts w:ascii="Cambria" w:hAnsi="Cambria"/>
        </w:rPr>
        <w:t>We therefore define our</w:t>
      </w:r>
      <w:r w:rsidR="00CB3748" w:rsidRPr="002C4C81">
        <w:rPr>
          <w:rFonts w:ascii="Cambria" w:hAnsi="Cambria"/>
        </w:rPr>
        <w:t xml:space="preserve"> </w:t>
      </w:r>
      <w:r w:rsidR="00661578" w:rsidRPr="002C4C81">
        <w:rPr>
          <w:rFonts w:ascii="Cambria" w:hAnsi="Cambria"/>
        </w:rPr>
        <w:t xml:space="preserve">study population as </w:t>
      </w:r>
      <w:r w:rsidR="00CB3748" w:rsidRPr="002C4C81">
        <w:rPr>
          <w:rFonts w:ascii="Cambria" w:hAnsi="Cambria"/>
        </w:rPr>
        <w:t>Medicare-registered hospitals in the 50 U.S. states plus the District of Columbia</w:t>
      </w:r>
      <w:r w:rsidR="004D54DE">
        <w:rPr>
          <w:rFonts w:ascii="Cambria" w:hAnsi="Cambria"/>
        </w:rPr>
        <w:t>, excluding hospitals located in U.S. territories</w:t>
      </w:r>
      <w:r w:rsidR="00CB3748" w:rsidRPr="002C4C81">
        <w:rPr>
          <w:rFonts w:ascii="Cambria" w:hAnsi="Cambria"/>
        </w:rPr>
        <w:t xml:space="preserve">. </w:t>
      </w:r>
      <w:r w:rsidR="004D54DE">
        <w:rPr>
          <w:rFonts w:ascii="Cambria" w:hAnsi="Cambria"/>
        </w:rPr>
        <w:t>Also excluded are</w:t>
      </w:r>
      <w:r w:rsidR="002D1F8D" w:rsidRPr="002C4C81">
        <w:rPr>
          <w:rFonts w:ascii="Cambria" w:hAnsi="Cambria"/>
        </w:rPr>
        <w:t xml:space="preserve"> hospitals that did not report data on any of the five </w:t>
      </w:r>
      <w:r w:rsidR="00C11D62">
        <w:rPr>
          <w:rFonts w:ascii="Cambria" w:hAnsi="Cambria"/>
        </w:rPr>
        <w:t>primary study outcome</w:t>
      </w:r>
      <w:r w:rsidR="002D1F8D" w:rsidRPr="002C4C81">
        <w:rPr>
          <w:rFonts w:ascii="Cambria" w:hAnsi="Cambria"/>
        </w:rPr>
        <w:t xml:space="preserve"> variables </w:t>
      </w:r>
      <w:r w:rsidR="004D54DE">
        <w:rPr>
          <w:rFonts w:ascii="Cambria" w:hAnsi="Cambria"/>
        </w:rPr>
        <w:t xml:space="preserve">in 2018. </w:t>
      </w:r>
    </w:p>
    <w:p w14:paraId="3BEAE27A" w14:textId="3CFF2F6C" w:rsidR="004B34D9" w:rsidRPr="002C4C81" w:rsidRDefault="004B34D9">
      <w:pPr>
        <w:rPr>
          <w:rFonts w:ascii="Cambria" w:hAnsi="Cambria"/>
        </w:rPr>
      </w:pPr>
    </w:p>
    <w:p w14:paraId="24CB188E" w14:textId="1E79BCA8" w:rsidR="004B34D9" w:rsidRPr="002C4C81" w:rsidRDefault="004B34D9">
      <w:pPr>
        <w:rPr>
          <w:rFonts w:ascii="Cambria" w:hAnsi="Cambria"/>
        </w:rPr>
      </w:pPr>
    </w:p>
    <w:p w14:paraId="3F472DEE" w14:textId="28B9E671" w:rsidR="004B34D9" w:rsidRPr="002C4C81" w:rsidRDefault="004B34D9">
      <w:pPr>
        <w:rPr>
          <w:rFonts w:ascii="Cambria" w:hAnsi="Cambria"/>
        </w:rPr>
      </w:pPr>
    </w:p>
    <w:p w14:paraId="7ECA54DD" w14:textId="33269DFE" w:rsidR="004B34D9" w:rsidRPr="002C4C81" w:rsidRDefault="004B34D9">
      <w:pPr>
        <w:rPr>
          <w:rFonts w:ascii="Cambria" w:hAnsi="Cambria"/>
        </w:rPr>
      </w:pPr>
    </w:p>
    <w:p w14:paraId="6B87EEEA" w14:textId="58E57873" w:rsidR="004B34D9" w:rsidRPr="002C4C81" w:rsidRDefault="004B34D9">
      <w:pPr>
        <w:rPr>
          <w:rFonts w:ascii="Cambria" w:hAnsi="Cambria"/>
        </w:rPr>
      </w:pPr>
    </w:p>
    <w:p w14:paraId="764AADEA" w14:textId="29FED78E" w:rsidR="004B34D9" w:rsidRPr="002C4C81" w:rsidRDefault="004B34D9">
      <w:pPr>
        <w:rPr>
          <w:rFonts w:ascii="Cambria" w:hAnsi="Cambria"/>
        </w:rPr>
      </w:pPr>
    </w:p>
    <w:p w14:paraId="30A02BA4" w14:textId="0BB7103E" w:rsidR="004B34D9" w:rsidRPr="002C4C81" w:rsidRDefault="004B34D9">
      <w:pPr>
        <w:rPr>
          <w:rFonts w:ascii="Cambria" w:hAnsi="Cambria"/>
        </w:rPr>
      </w:pPr>
    </w:p>
    <w:p w14:paraId="08F6CFF3" w14:textId="7F94644E" w:rsidR="004B34D9" w:rsidRPr="002C4C81" w:rsidRDefault="004B34D9">
      <w:pPr>
        <w:rPr>
          <w:rFonts w:ascii="Cambria" w:hAnsi="Cambria"/>
        </w:rPr>
      </w:pPr>
      <w:r w:rsidRPr="002C4C81">
        <w:rPr>
          <w:rFonts w:ascii="Cambria" w:hAnsi="Cambria"/>
        </w:rPr>
        <w:br w:type="page"/>
      </w:r>
    </w:p>
    <w:p w14:paraId="7AD90C07" w14:textId="05C4119D" w:rsidR="004B34D9" w:rsidRPr="002C4C81" w:rsidRDefault="004B34D9" w:rsidP="002553BB">
      <w:pPr>
        <w:spacing w:line="480" w:lineRule="auto"/>
        <w:jc w:val="center"/>
        <w:rPr>
          <w:rFonts w:ascii="Cambria" w:hAnsi="Cambria"/>
          <w:b/>
          <w:bCs/>
          <w:sz w:val="32"/>
          <w:szCs w:val="32"/>
        </w:rPr>
      </w:pPr>
      <w:r w:rsidRPr="002C4C81">
        <w:rPr>
          <w:rFonts w:ascii="Cambria" w:hAnsi="Cambria"/>
          <w:b/>
          <w:bCs/>
          <w:sz w:val="32"/>
          <w:szCs w:val="32"/>
        </w:rPr>
        <w:lastRenderedPageBreak/>
        <w:t>Analysis</w:t>
      </w:r>
    </w:p>
    <w:p w14:paraId="7C951DDB" w14:textId="31022D5B" w:rsidR="003E4B7E" w:rsidRDefault="00CE1976" w:rsidP="003E4B7E">
      <w:pPr>
        <w:spacing w:line="480" w:lineRule="auto"/>
        <w:rPr>
          <w:rFonts w:ascii="Cambria" w:hAnsi="Cambria"/>
        </w:rPr>
      </w:pPr>
      <w:r w:rsidRPr="002C4C81">
        <w:rPr>
          <w:rFonts w:ascii="Cambria" w:hAnsi="Cambria"/>
          <w:b/>
          <w:bCs/>
        </w:rPr>
        <w:t>Exploratory Data Analysis</w:t>
      </w:r>
    </w:p>
    <w:p w14:paraId="094DF1DD" w14:textId="10EDA4B9" w:rsidR="00CE1976" w:rsidRPr="003E4B7E" w:rsidRDefault="00C11D62" w:rsidP="000F681E">
      <w:pPr>
        <w:spacing w:line="480" w:lineRule="auto"/>
        <w:rPr>
          <w:rFonts w:ascii="Cambria" w:hAnsi="Cambria"/>
          <w:i/>
          <w:iCs/>
        </w:rPr>
      </w:pPr>
      <w:r>
        <w:rPr>
          <w:rFonts w:ascii="Cambria" w:hAnsi="Cambria"/>
          <w:i/>
          <w:iCs/>
          <w:noProof/>
        </w:rPr>
        <w:t>Primary Study Outcome</w:t>
      </w:r>
      <w:r w:rsidR="00CE1976" w:rsidRPr="003E4B7E">
        <w:rPr>
          <w:rFonts w:ascii="Cambria" w:hAnsi="Cambria"/>
          <w:i/>
          <w:iCs/>
          <w:noProof/>
        </w:rPr>
        <w:t xml:space="preserve"> Variables</w:t>
      </w:r>
    </w:p>
    <w:p w14:paraId="5A9DC9D6" w14:textId="188BCF8B" w:rsidR="00430B85" w:rsidRPr="002C4C81" w:rsidRDefault="00140FF1" w:rsidP="005F1C8C">
      <w:pPr>
        <w:spacing w:line="480" w:lineRule="auto"/>
        <w:ind w:firstLine="720"/>
        <w:rPr>
          <w:rFonts w:ascii="Cambria" w:hAnsi="Cambria"/>
          <w:noProof/>
        </w:rPr>
      </w:pPr>
      <w:r>
        <w:rPr>
          <w:rFonts w:ascii="Cambria" w:hAnsi="Cambria"/>
          <w:noProof/>
        </w:rPr>
        <w:t xml:space="preserve">Summaries of the five </w:t>
      </w:r>
      <w:r w:rsidR="00C11D62">
        <w:rPr>
          <w:rFonts w:ascii="Cambria" w:hAnsi="Cambria"/>
          <w:noProof/>
        </w:rPr>
        <w:t>primary study outcome</w:t>
      </w:r>
      <w:r>
        <w:rPr>
          <w:rFonts w:ascii="Cambria" w:hAnsi="Cambria"/>
          <w:noProof/>
        </w:rPr>
        <w:t xml:space="preserve"> variables are presented here. Across the United States, the average patient </w:t>
      </w:r>
      <w:r w:rsidR="00F87893">
        <w:rPr>
          <w:rFonts w:ascii="Cambria" w:hAnsi="Cambria"/>
          <w:noProof/>
        </w:rPr>
        <w:t xml:space="preserve">who </w:t>
      </w:r>
      <w:r>
        <w:rPr>
          <w:rFonts w:ascii="Cambria" w:hAnsi="Cambria"/>
          <w:noProof/>
        </w:rPr>
        <w:t>ultimatel</w:t>
      </w:r>
      <w:r w:rsidR="00F87893">
        <w:rPr>
          <w:rFonts w:ascii="Cambria" w:hAnsi="Cambria"/>
          <w:noProof/>
        </w:rPr>
        <w:t>y</w:t>
      </w:r>
      <w:r>
        <w:rPr>
          <w:rFonts w:ascii="Cambria" w:hAnsi="Cambria"/>
          <w:noProof/>
        </w:rPr>
        <w:t xml:space="preserve"> </w:t>
      </w:r>
      <w:r w:rsidR="00F87893">
        <w:rPr>
          <w:rFonts w:ascii="Cambria" w:hAnsi="Cambria"/>
          <w:noProof/>
        </w:rPr>
        <w:t xml:space="preserve">is </w:t>
      </w:r>
      <w:r>
        <w:rPr>
          <w:rFonts w:ascii="Cambria" w:hAnsi="Cambria"/>
          <w:noProof/>
        </w:rPr>
        <w:t xml:space="preserve">admitted to the hospital spends four and a half hours in the emergency department. That stay includes, on average, a one hour and forty minute wait between the </w:t>
      </w:r>
      <w:r w:rsidR="00F87893">
        <w:rPr>
          <w:rFonts w:ascii="Cambria" w:hAnsi="Cambria"/>
          <w:noProof/>
        </w:rPr>
        <w:t xml:space="preserve">time of the physician decision to admit the patient to the hospital and the time they depart the emergency department for their inpatient bed. For dischanrged patients, the average emergency department length of stay is two hours and twenty minutes—approximately half that of admitted patients. For patients who arrive at the emergency department with </w:t>
      </w:r>
      <w:r w:rsidR="00C05670">
        <w:rPr>
          <w:rFonts w:ascii="Cambria" w:hAnsi="Cambria"/>
          <w:noProof/>
        </w:rPr>
        <w:t xml:space="preserve">a </w:t>
      </w:r>
      <w:r w:rsidR="00C05670">
        <w:rPr>
          <w:rFonts w:ascii="Cambria" w:hAnsi="Cambria"/>
        </w:rPr>
        <w:t>psychiatric or other mental health condition</w:t>
      </w:r>
      <w:r w:rsidR="00F87893">
        <w:rPr>
          <w:rFonts w:ascii="Cambria" w:hAnsi="Cambria"/>
          <w:noProof/>
        </w:rPr>
        <w:t xml:space="preserve">, the average length of stay balloons to over four hours. Finally, an average of 1.53% of all emergency department users leave the department without being seen. </w:t>
      </w:r>
      <w:r w:rsidR="005F1C8C">
        <w:rPr>
          <w:rFonts w:ascii="Cambria" w:hAnsi="Cambria"/>
          <w:noProof/>
        </w:rPr>
        <w:t xml:space="preserve">Summaries by state can be found in the Appendix. </w:t>
      </w:r>
    </w:p>
    <w:p w14:paraId="506B8B5E" w14:textId="7EA3404B" w:rsidR="00683B3E" w:rsidRDefault="00CE1976" w:rsidP="00683B3E">
      <w:pPr>
        <w:spacing w:line="240" w:lineRule="auto"/>
        <w:jc w:val="center"/>
        <w:rPr>
          <w:rFonts w:ascii="Cambria" w:hAnsi="Cambria"/>
          <w:noProof/>
        </w:rPr>
      </w:pPr>
      <w:r w:rsidRPr="00683B3E">
        <w:rPr>
          <w:rFonts w:ascii="Cambria" w:hAnsi="Cambria"/>
          <w:noProof/>
        </w:rPr>
        <w:drawing>
          <wp:inline distT="0" distB="0" distL="0" distR="0" wp14:anchorId="5070D584" wp14:editId="493A990E">
            <wp:extent cx="4909833" cy="143764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1302" cy="1657676"/>
                    </a:xfrm>
                    <a:prstGeom prst="rect">
                      <a:avLst/>
                    </a:prstGeom>
                    <a:noFill/>
                    <a:ln>
                      <a:noFill/>
                    </a:ln>
                  </pic:spPr>
                </pic:pic>
              </a:graphicData>
            </a:graphic>
          </wp:inline>
        </w:drawing>
      </w:r>
      <w:r w:rsidRPr="00683B3E">
        <w:rPr>
          <w:rFonts w:ascii="Cambria" w:hAnsi="Cambria"/>
          <w:noProof/>
        </w:rPr>
        <w:br/>
        <w:t xml:space="preserve"> </w:t>
      </w:r>
      <w:r w:rsidR="00FD1D17">
        <w:rPr>
          <w:rFonts w:ascii="Cambria" w:hAnsi="Cambria"/>
          <w:noProof/>
        </w:rPr>
        <w:t xml:space="preserve">TABLE </w:t>
      </w:r>
      <w:r w:rsidR="00645355">
        <w:rPr>
          <w:rFonts w:ascii="Cambria" w:hAnsi="Cambria"/>
          <w:noProof/>
        </w:rPr>
        <w:t>4</w:t>
      </w:r>
      <w:r w:rsidR="00FD1D17">
        <w:rPr>
          <w:rFonts w:ascii="Cambria" w:hAnsi="Cambria"/>
          <w:noProof/>
        </w:rPr>
        <w:t xml:space="preserve">: </w:t>
      </w:r>
      <w:r w:rsidRPr="00683B3E">
        <w:rPr>
          <w:rFonts w:ascii="Cambria" w:hAnsi="Cambria"/>
          <w:noProof/>
        </w:rPr>
        <w:t xml:space="preserve">Summary Statistics for </w:t>
      </w:r>
      <w:r w:rsidR="00C11D62">
        <w:rPr>
          <w:rFonts w:ascii="Cambria" w:hAnsi="Cambria"/>
          <w:noProof/>
        </w:rPr>
        <w:t>Primary Study Outcome</w:t>
      </w:r>
      <w:r w:rsidRPr="00683B3E">
        <w:rPr>
          <w:rFonts w:ascii="Cambria" w:hAnsi="Cambria"/>
          <w:noProof/>
        </w:rPr>
        <w:t xml:space="preserve"> Variables</w:t>
      </w:r>
      <w:r w:rsidR="00683B3E">
        <w:rPr>
          <w:rFonts w:ascii="Cambria" w:hAnsi="Cambria"/>
          <w:noProof/>
        </w:rPr>
        <w:br/>
      </w:r>
    </w:p>
    <w:p w14:paraId="39E8E976" w14:textId="77777777" w:rsidR="005F22D0" w:rsidRDefault="005F1C8C" w:rsidP="000F681E">
      <w:pPr>
        <w:spacing w:after="0" w:line="480" w:lineRule="auto"/>
        <w:ind w:firstLine="720"/>
        <w:rPr>
          <w:rFonts w:ascii="Cambria" w:hAnsi="Cambria"/>
          <w:noProof/>
        </w:rPr>
      </w:pPr>
      <w:r>
        <w:rPr>
          <w:rFonts w:ascii="Cambria" w:hAnsi="Cambria"/>
          <w:noProof/>
        </w:rPr>
        <w:t>Histograms of the repsonse variables are also presented</w:t>
      </w:r>
      <w:r w:rsidR="00D16B7C">
        <w:rPr>
          <w:rFonts w:ascii="Cambria" w:hAnsi="Cambria"/>
          <w:noProof/>
        </w:rPr>
        <w:t>,</w:t>
      </w:r>
      <w:r>
        <w:rPr>
          <w:rFonts w:ascii="Cambria" w:hAnsi="Cambria"/>
          <w:noProof/>
        </w:rPr>
        <w:t xml:space="preserve"> in order to show the </w:t>
      </w:r>
      <w:r w:rsidR="00D16B7C">
        <w:rPr>
          <w:rFonts w:ascii="Cambria" w:hAnsi="Cambria"/>
          <w:noProof/>
        </w:rPr>
        <w:t xml:space="preserve">shape and skewness </w:t>
      </w:r>
      <w:r>
        <w:rPr>
          <w:rFonts w:ascii="Cambria" w:hAnsi="Cambria"/>
          <w:noProof/>
        </w:rPr>
        <w:t>of each</w:t>
      </w:r>
      <w:r w:rsidR="00D16B7C">
        <w:rPr>
          <w:rFonts w:ascii="Cambria" w:hAnsi="Cambria"/>
          <w:noProof/>
        </w:rPr>
        <w:t>, and give an idea of which models might be appropriate later on</w:t>
      </w:r>
      <w:r>
        <w:rPr>
          <w:rFonts w:ascii="Cambria" w:hAnsi="Cambria"/>
          <w:noProof/>
        </w:rPr>
        <w:t xml:space="preserve">. </w:t>
      </w:r>
      <w:r w:rsidR="004C337E">
        <w:rPr>
          <w:rFonts w:ascii="Cambria" w:hAnsi="Cambria"/>
          <w:noProof/>
        </w:rPr>
        <w:t xml:space="preserve">All distributions of five variables are unimodal, approximately bell-shaped, and right-skewed. </w:t>
      </w:r>
      <w:r>
        <w:rPr>
          <w:rFonts w:ascii="Cambria" w:hAnsi="Cambria"/>
          <w:noProof/>
        </w:rPr>
        <w:t xml:space="preserve">For </w:t>
      </w:r>
      <w:r>
        <w:rPr>
          <w:rFonts w:ascii="Cambria" w:hAnsi="Cambria"/>
          <w:i/>
          <w:iCs/>
          <w:noProof/>
        </w:rPr>
        <w:t>AdmitLOS</w:t>
      </w:r>
      <w:r w:rsidR="00DD5392">
        <w:rPr>
          <w:rFonts w:ascii="Cambria" w:hAnsi="Cambria"/>
          <w:noProof/>
        </w:rPr>
        <w:t xml:space="preserve"> and </w:t>
      </w:r>
      <w:r w:rsidR="00DD5392">
        <w:rPr>
          <w:rFonts w:ascii="Cambria" w:hAnsi="Cambria"/>
          <w:i/>
          <w:iCs/>
          <w:noProof/>
        </w:rPr>
        <w:t>MHLOS</w:t>
      </w:r>
      <w:r w:rsidR="00DD5392">
        <w:rPr>
          <w:rFonts w:ascii="Cambria" w:hAnsi="Cambria"/>
          <w:noProof/>
        </w:rPr>
        <w:t>,</w:t>
      </w:r>
      <w:r>
        <w:rPr>
          <w:rFonts w:ascii="Cambria" w:hAnsi="Cambria"/>
          <w:noProof/>
        </w:rPr>
        <w:t xml:space="preserve"> </w:t>
      </w:r>
      <w:r w:rsidR="004C337E">
        <w:rPr>
          <w:rFonts w:ascii="Cambria" w:hAnsi="Cambria"/>
          <w:noProof/>
        </w:rPr>
        <w:t xml:space="preserve">the </w:t>
      </w:r>
      <w:r w:rsidR="00DD5392">
        <w:rPr>
          <w:rFonts w:ascii="Cambria" w:hAnsi="Cambria"/>
          <w:noProof/>
        </w:rPr>
        <w:t>bulk of the hospital averages fall between two and six hours.</w:t>
      </w:r>
      <w:r w:rsidR="004C337E">
        <w:rPr>
          <w:rFonts w:ascii="Cambria" w:hAnsi="Cambria"/>
          <w:noProof/>
        </w:rPr>
        <w:t xml:space="preserve"> </w:t>
      </w:r>
      <w:r w:rsidR="00D16B7C">
        <w:rPr>
          <w:rFonts w:ascii="Cambria" w:hAnsi="Cambria"/>
          <w:noProof/>
        </w:rPr>
        <w:t xml:space="preserve">For </w:t>
      </w:r>
      <w:r w:rsidR="004C337E">
        <w:rPr>
          <w:rFonts w:ascii="Cambria" w:hAnsi="Cambria"/>
          <w:i/>
          <w:iCs/>
          <w:noProof/>
        </w:rPr>
        <w:t>NonAdmitLOS</w:t>
      </w:r>
      <w:r w:rsidR="004C337E">
        <w:rPr>
          <w:rFonts w:ascii="Cambria" w:hAnsi="Cambria"/>
          <w:noProof/>
        </w:rPr>
        <w:t>, most discharged patients leave after an emergency department stay of one</w:t>
      </w:r>
      <w:r w:rsidR="00DD5392">
        <w:rPr>
          <w:rFonts w:ascii="Cambria" w:hAnsi="Cambria"/>
          <w:noProof/>
        </w:rPr>
        <w:t xml:space="preserve"> </w:t>
      </w:r>
      <w:r w:rsidR="004C337E">
        <w:rPr>
          <w:rFonts w:ascii="Cambria" w:hAnsi="Cambria"/>
          <w:noProof/>
        </w:rPr>
        <w:t>to four hours.</w:t>
      </w:r>
      <w:r w:rsidR="00D16B7C">
        <w:rPr>
          <w:rFonts w:ascii="Cambria" w:hAnsi="Cambria"/>
          <w:noProof/>
        </w:rPr>
        <w:t xml:space="preserve"> With </w:t>
      </w:r>
      <w:r w:rsidR="00D16B7C">
        <w:rPr>
          <w:rFonts w:ascii="Cambria" w:hAnsi="Cambria"/>
          <w:i/>
          <w:iCs/>
          <w:noProof/>
        </w:rPr>
        <w:lastRenderedPageBreak/>
        <w:t>WaitForBed</w:t>
      </w:r>
      <w:r w:rsidR="00D16B7C">
        <w:rPr>
          <w:rFonts w:ascii="Cambria" w:hAnsi="Cambria"/>
          <w:noProof/>
        </w:rPr>
        <w:t xml:space="preserve">, most patients experience between zero and three hours of boarding time. Finally, </w:t>
      </w:r>
      <w:r w:rsidR="00D16B7C">
        <w:rPr>
          <w:rFonts w:ascii="Cambria" w:hAnsi="Cambria"/>
          <w:i/>
          <w:iCs/>
          <w:noProof/>
        </w:rPr>
        <w:t>LWBSrate</w:t>
      </w:r>
      <w:r w:rsidR="00D16B7C">
        <w:rPr>
          <w:rFonts w:ascii="Cambria" w:hAnsi="Cambria"/>
          <w:noProof/>
        </w:rPr>
        <w:t>, whose values in the original data were already rounded to the nearest 1%, typically clock</w:t>
      </w:r>
      <w:r w:rsidR="00F5240A">
        <w:rPr>
          <w:rFonts w:ascii="Cambria" w:hAnsi="Cambria"/>
          <w:noProof/>
        </w:rPr>
        <w:t>s</w:t>
      </w:r>
      <w:r w:rsidR="00D16B7C">
        <w:rPr>
          <w:rFonts w:ascii="Cambria" w:hAnsi="Cambria"/>
          <w:noProof/>
        </w:rPr>
        <w:t xml:space="preserve"> in at between zero three percent. </w:t>
      </w:r>
    </w:p>
    <w:p w14:paraId="59857348" w14:textId="3D5D2889" w:rsidR="00DD5392" w:rsidRPr="002C4C81" w:rsidRDefault="00DD5392" w:rsidP="000F681E">
      <w:pPr>
        <w:spacing w:after="0" w:line="240" w:lineRule="auto"/>
        <w:rPr>
          <w:rFonts w:ascii="Cambria" w:hAnsi="Cambria"/>
          <w:noProof/>
        </w:rPr>
      </w:pPr>
      <w:r w:rsidRPr="002C4C81">
        <w:rPr>
          <w:rFonts w:ascii="Cambria" w:hAnsi="Cambria"/>
          <w:noProof/>
        </w:rPr>
        <w:drawing>
          <wp:inline distT="0" distB="0" distL="0" distR="0" wp14:anchorId="13C5F200" wp14:editId="2BE195AF">
            <wp:extent cx="1969169" cy="2078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7095" cy="2129155"/>
                    </a:xfrm>
                    <a:prstGeom prst="rect">
                      <a:avLst/>
                    </a:prstGeom>
                  </pic:spPr>
                </pic:pic>
              </a:graphicData>
            </a:graphic>
          </wp:inline>
        </w:drawing>
      </w:r>
      <w:r w:rsidRPr="002C4C81">
        <w:rPr>
          <w:rFonts w:ascii="Cambria" w:hAnsi="Cambria"/>
          <w:noProof/>
        </w:rPr>
        <w:drawing>
          <wp:inline distT="0" distB="0" distL="0" distR="0" wp14:anchorId="08383072" wp14:editId="6EA73F08">
            <wp:extent cx="1990725" cy="210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3192" cy="2106908"/>
                    </a:xfrm>
                    <a:prstGeom prst="rect">
                      <a:avLst/>
                    </a:prstGeom>
                  </pic:spPr>
                </pic:pic>
              </a:graphicData>
            </a:graphic>
          </wp:inline>
        </w:drawing>
      </w:r>
      <w:r w:rsidRPr="002C4C81">
        <w:rPr>
          <w:rFonts w:ascii="Cambria" w:hAnsi="Cambria"/>
          <w:noProof/>
        </w:rPr>
        <w:drawing>
          <wp:inline distT="0" distB="0" distL="0" distR="0" wp14:anchorId="212A09E6" wp14:editId="64CA76EC">
            <wp:extent cx="1929765" cy="204893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4310" cy="2096228"/>
                    </a:xfrm>
                    <a:prstGeom prst="rect">
                      <a:avLst/>
                    </a:prstGeom>
                  </pic:spPr>
                </pic:pic>
              </a:graphicData>
            </a:graphic>
          </wp:inline>
        </w:drawing>
      </w:r>
    </w:p>
    <w:p w14:paraId="0078520D" w14:textId="76DEA679" w:rsidR="000F681E" w:rsidRDefault="00DD5392" w:rsidP="000F681E">
      <w:pPr>
        <w:spacing w:before="240" w:after="0"/>
        <w:jc w:val="center"/>
        <w:rPr>
          <w:rFonts w:ascii="Cambria" w:hAnsi="Cambria"/>
          <w:noProof/>
        </w:rPr>
      </w:pPr>
      <w:r w:rsidRPr="002C4C81">
        <w:rPr>
          <w:rFonts w:ascii="Cambria" w:hAnsi="Cambria"/>
          <w:noProof/>
        </w:rPr>
        <w:drawing>
          <wp:inline distT="0" distB="0" distL="0" distR="0" wp14:anchorId="464128AE" wp14:editId="4CC27918">
            <wp:extent cx="2031820" cy="214947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9244" cy="2167908"/>
                    </a:xfrm>
                    <a:prstGeom prst="rect">
                      <a:avLst/>
                    </a:prstGeom>
                  </pic:spPr>
                </pic:pic>
              </a:graphicData>
            </a:graphic>
          </wp:inline>
        </w:drawing>
      </w:r>
      <w:r w:rsidRPr="002C4C81">
        <w:rPr>
          <w:rFonts w:ascii="Cambria" w:hAnsi="Cambria"/>
          <w:noProof/>
        </w:rPr>
        <w:drawing>
          <wp:inline distT="0" distB="0" distL="0" distR="0" wp14:anchorId="5BAC7E69" wp14:editId="037A632E">
            <wp:extent cx="2032000" cy="2132080"/>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3704" cy="2165345"/>
                    </a:xfrm>
                    <a:prstGeom prst="rect">
                      <a:avLst/>
                    </a:prstGeom>
                  </pic:spPr>
                </pic:pic>
              </a:graphicData>
            </a:graphic>
          </wp:inline>
        </w:drawing>
      </w:r>
      <w:r w:rsidRPr="002C4C81">
        <w:rPr>
          <w:rFonts w:ascii="Cambria" w:hAnsi="Cambria"/>
          <w:noProof/>
        </w:rPr>
        <w:br/>
      </w:r>
      <w:r w:rsidRPr="00683B3E">
        <w:rPr>
          <w:rFonts w:ascii="Cambria" w:hAnsi="Cambria"/>
          <w:noProof/>
        </w:rPr>
        <w:t xml:space="preserve">FIGURE </w:t>
      </w:r>
      <w:r w:rsidR="00645355">
        <w:rPr>
          <w:rFonts w:ascii="Cambria" w:hAnsi="Cambria"/>
          <w:noProof/>
        </w:rPr>
        <w:t>1</w:t>
      </w:r>
      <w:r w:rsidRPr="00683B3E">
        <w:rPr>
          <w:rFonts w:ascii="Cambria" w:hAnsi="Cambria"/>
          <w:noProof/>
        </w:rPr>
        <w:t xml:space="preserve">: Histograms of </w:t>
      </w:r>
      <w:r w:rsidR="00C11D62">
        <w:rPr>
          <w:rFonts w:ascii="Cambria" w:hAnsi="Cambria"/>
          <w:noProof/>
        </w:rPr>
        <w:t>Primary Study Outcome</w:t>
      </w:r>
      <w:r w:rsidR="00C11D62" w:rsidRPr="00683B3E">
        <w:rPr>
          <w:rFonts w:ascii="Cambria" w:hAnsi="Cambria"/>
          <w:noProof/>
        </w:rPr>
        <w:t xml:space="preserve"> Variables</w:t>
      </w:r>
    </w:p>
    <w:p w14:paraId="25177E3A" w14:textId="60AF6ED3" w:rsidR="000F681E" w:rsidRDefault="000F681E" w:rsidP="000F681E">
      <w:pPr>
        <w:spacing w:before="240" w:after="0"/>
        <w:jc w:val="center"/>
        <w:rPr>
          <w:rFonts w:ascii="Cambria" w:hAnsi="Cambria"/>
          <w:noProof/>
        </w:rPr>
      </w:pPr>
    </w:p>
    <w:p w14:paraId="453B7490" w14:textId="77777777" w:rsidR="00861561" w:rsidRPr="005F22D0" w:rsidRDefault="00861561" w:rsidP="000F681E">
      <w:pPr>
        <w:spacing w:before="240" w:after="0"/>
        <w:jc w:val="center"/>
        <w:rPr>
          <w:rFonts w:ascii="Cambria" w:hAnsi="Cambria"/>
          <w:noProof/>
        </w:rPr>
      </w:pPr>
    </w:p>
    <w:p w14:paraId="777F4597" w14:textId="4A78A947" w:rsidR="00683B3E" w:rsidRPr="00683B3E" w:rsidRDefault="000C44E8" w:rsidP="000F681E">
      <w:pPr>
        <w:spacing w:line="480" w:lineRule="auto"/>
        <w:rPr>
          <w:rFonts w:ascii="Cambria" w:hAnsi="Cambria"/>
          <w:i/>
          <w:iCs/>
        </w:rPr>
      </w:pPr>
      <w:r w:rsidRPr="002C4C81">
        <w:rPr>
          <w:rFonts w:ascii="Cambria" w:hAnsi="Cambria"/>
          <w:i/>
          <w:iCs/>
        </w:rPr>
        <w:t xml:space="preserve">Race/Ethnicity </w:t>
      </w:r>
      <w:r w:rsidR="00AF6626" w:rsidRPr="002C4C81">
        <w:rPr>
          <w:rFonts w:ascii="Cambria" w:hAnsi="Cambria"/>
          <w:i/>
          <w:iCs/>
        </w:rPr>
        <w:t>Variables</w:t>
      </w:r>
    </w:p>
    <w:p w14:paraId="289BD5E0" w14:textId="1E7B1FE3" w:rsidR="00F5240A" w:rsidRDefault="00F5240A" w:rsidP="00C90E09">
      <w:pPr>
        <w:spacing w:line="480" w:lineRule="auto"/>
        <w:rPr>
          <w:rFonts w:ascii="Cambria" w:hAnsi="Cambria"/>
        </w:rPr>
      </w:pPr>
      <w:r>
        <w:rPr>
          <w:rFonts w:ascii="Cambria" w:hAnsi="Cambria"/>
        </w:rPr>
        <w:tab/>
        <w:t>The five race/ethnicity variables in the dataset are summarized here.</w:t>
      </w:r>
      <w:r w:rsidR="00923B8E">
        <w:rPr>
          <w:rFonts w:ascii="Cambria" w:hAnsi="Cambria"/>
        </w:rPr>
        <w:t xml:space="preserve"> While data pertaining to less prevalent races and ethnicities are available from the U.S. Census Bureau</w:t>
      </w:r>
      <w:r>
        <w:rPr>
          <w:rFonts w:ascii="Cambria" w:hAnsi="Cambria"/>
        </w:rPr>
        <w:t xml:space="preserve">, because a vast majority of individuals living in the United States identifies with one or more of these groups, the decision is made to limit the scope of this study to </w:t>
      </w:r>
      <w:r w:rsidR="00923B8E">
        <w:rPr>
          <w:rFonts w:ascii="Cambria" w:hAnsi="Cambria"/>
        </w:rPr>
        <w:t xml:space="preserve">these larger race/ethnicity categories.  </w:t>
      </w:r>
    </w:p>
    <w:p w14:paraId="27C168B3" w14:textId="3DEF12FA" w:rsidR="000F681E" w:rsidRDefault="00923B8E" w:rsidP="000F681E">
      <w:pPr>
        <w:spacing w:after="0" w:line="480" w:lineRule="auto"/>
        <w:ind w:firstLine="720"/>
        <w:rPr>
          <w:rFonts w:ascii="Cambria" w:hAnsi="Cambria"/>
        </w:rPr>
      </w:pPr>
      <w:r>
        <w:rPr>
          <w:rFonts w:ascii="Cambria" w:hAnsi="Cambria"/>
        </w:rPr>
        <w:lastRenderedPageBreak/>
        <w:t xml:space="preserve">As shown in Table </w:t>
      </w:r>
      <w:r w:rsidR="00645355">
        <w:rPr>
          <w:rFonts w:ascii="Cambria" w:hAnsi="Cambria"/>
        </w:rPr>
        <w:t>5</w:t>
      </w:r>
      <w:r>
        <w:rPr>
          <w:rFonts w:ascii="Cambria" w:hAnsi="Cambria"/>
        </w:rPr>
        <w:t xml:space="preserve">, the typical (median) U.S. hospital serves a population that is 1.7% Asian or Pacific Islander, 5.5% Black or African-American, 6.4% Hispanic or Latino, 1.2% Native American, and 86.9% White. The notion of a “typical” hospital, however, may be misleading. While </w:t>
      </w:r>
      <w:r w:rsidR="00C90E09">
        <w:rPr>
          <w:rFonts w:ascii="Cambria" w:hAnsi="Cambria"/>
        </w:rPr>
        <w:t>most U.S. hospitals serve high proportions of white patients</w:t>
      </w:r>
      <w:r>
        <w:rPr>
          <w:rFonts w:ascii="Cambria" w:hAnsi="Cambria"/>
        </w:rPr>
        <w:t>, the large gap</w:t>
      </w:r>
      <w:r w:rsidR="00C90E09">
        <w:rPr>
          <w:rFonts w:ascii="Cambria" w:hAnsi="Cambria"/>
        </w:rPr>
        <w:t>s</w:t>
      </w:r>
      <w:r>
        <w:rPr>
          <w:rFonts w:ascii="Cambria" w:hAnsi="Cambria"/>
        </w:rPr>
        <w:t xml:space="preserve"> between the “3rd Qu.” and “Max</w:t>
      </w:r>
      <w:r w:rsidR="00C90E09">
        <w:rPr>
          <w:rFonts w:ascii="Cambria" w:hAnsi="Cambria"/>
        </w:rPr>
        <w:t>”</w:t>
      </w:r>
      <w:r>
        <w:rPr>
          <w:rFonts w:ascii="Cambria" w:hAnsi="Cambria"/>
        </w:rPr>
        <w:t xml:space="preserve"> values</w:t>
      </w:r>
      <w:r w:rsidR="00C90E09">
        <w:rPr>
          <w:rFonts w:ascii="Cambria" w:hAnsi="Cambria"/>
        </w:rPr>
        <w:t xml:space="preserve"> for each of the four non-white variables suggest that a small number of hospitals serve large proportions of non-white patients. This trend is confirmed by the histograms shown in Figure </w:t>
      </w:r>
      <w:r w:rsidR="00645355">
        <w:rPr>
          <w:rFonts w:ascii="Cambria" w:hAnsi="Cambria"/>
        </w:rPr>
        <w:t>2</w:t>
      </w:r>
      <w:r w:rsidR="00C90E09">
        <w:rPr>
          <w:rFonts w:ascii="Cambria" w:hAnsi="Cambria"/>
        </w:rPr>
        <w:t>, where each of the non-white variables is heavily right skewed while proportion of white patients served is left skewed.</w:t>
      </w:r>
      <w:r w:rsidR="000F681E">
        <w:rPr>
          <w:rFonts w:ascii="Cambria" w:hAnsi="Cambria"/>
        </w:rPr>
        <w:t xml:space="preserve"> This suggest that very few hospitals serve a majority of non-white patients. </w:t>
      </w:r>
    </w:p>
    <w:p w14:paraId="5FCBF1E8" w14:textId="77777777" w:rsidR="000F681E" w:rsidRDefault="000F681E" w:rsidP="000F681E">
      <w:pPr>
        <w:spacing w:after="0" w:line="480" w:lineRule="auto"/>
        <w:ind w:firstLine="720"/>
        <w:rPr>
          <w:rFonts w:ascii="Cambria" w:hAnsi="Cambria"/>
        </w:rPr>
      </w:pPr>
    </w:p>
    <w:p w14:paraId="29584D2E" w14:textId="4CFAA75B" w:rsidR="000F681E" w:rsidRPr="000F681E" w:rsidRDefault="00DF1BC2" w:rsidP="000F681E">
      <w:pPr>
        <w:spacing w:line="240" w:lineRule="auto"/>
        <w:jc w:val="center"/>
        <w:rPr>
          <w:rFonts w:ascii="Cambria" w:hAnsi="Cambria"/>
        </w:rPr>
      </w:pPr>
      <w:r w:rsidRPr="002C4C81">
        <w:rPr>
          <w:rFonts w:ascii="Cambria" w:hAnsi="Cambria"/>
          <w:noProof/>
        </w:rPr>
        <w:drawing>
          <wp:inline distT="0" distB="0" distL="0" distR="0" wp14:anchorId="00806CEC" wp14:editId="3AAC06CB">
            <wp:extent cx="5100817" cy="155215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7969" cy="1834280"/>
                    </a:xfrm>
                    <a:prstGeom prst="rect">
                      <a:avLst/>
                    </a:prstGeom>
                    <a:noFill/>
                    <a:ln>
                      <a:noFill/>
                    </a:ln>
                  </pic:spPr>
                </pic:pic>
              </a:graphicData>
            </a:graphic>
          </wp:inline>
        </w:drawing>
      </w:r>
      <w:r w:rsidR="003C07D3" w:rsidRPr="002C4C81">
        <w:rPr>
          <w:rFonts w:ascii="Cambria" w:hAnsi="Cambria"/>
          <w:b/>
          <w:bCs/>
        </w:rPr>
        <w:br/>
      </w:r>
      <w:r w:rsidR="003C07D3" w:rsidRPr="00683B3E">
        <w:rPr>
          <w:rFonts w:ascii="Cambria" w:hAnsi="Cambria"/>
        </w:rPr>
        <w:t>T</w:t>
      </w:r>
      <w:r w:rsidR="00FD1D17">
        <w:rPr>
          <w:rFonts w:ascii="Cambria" w:hAnsi="Cambria"/>
        </w:rPr>
        <w:t xml:space="preserve">ABLE </w:t>
      </w:r>
      <w:r w:rsidR="00645355">
        <w:rPr>
          <w:rFonts w:ascii="Cambria" w:hAnsi="Cambria"/>
        </w:rPr>
        <w:t>5</w:t>
      </w:r>
      <w:r w:rsidR="00FD1D17">
        <w:rPr>
          <w:rFonts w:ascii="Cambria" w:hAnsi="Cambria"/>
        </w:rPr>
        <w:t xml:space="preserve">: </w:t>
      </w:r>
      <w:r w:rsidR="00476B3F" w:rsidRPr="00683B3E">
        <w:rPr>
          <w:rFonts w:ascii="Cambria" w:hAnsi="Cambria"/>
        </w:rPr>
        <w:t xml:space="preserve">Summary </w:t>
      </w:r>
      <w:r w:rsidR="009A5124">
        <w:rPr>
          <w:rFonts w:ascii="Cambria" w:hAnsi="Cambria"/>
        </w:rPr>
        <w:t>of</w:t>
      </w:r>
      <w:r w:rsidR="00476B3F" w:rsidRPr="00683B3E">
        <w:rPr>
          <w:rFonts w:ascii="Cambria" w:hAnsi="Cambria"/>
        </w:rPr>
        <w:t xml:space="preserve"> </w:t>
      </w:r>
      <w:r w:rsidR="009A5124">
        <w:rPr>
          <w:rFonts w:ascii="Cambria" w:hAnsi="Cambria"/>
        </w:rPr>
        <w:t>% of Patients Served at U.S. Hospitals Belonging to Each Race/Ethnicity</w:t>
      </w:r>
    </w:p>
    <w:p w14:paraId="780EFE8B" w14:textId="3BC187CA" w:rsidR="009C6336" w:rsidRPr="002C4C81" w:rsidRDefault="000F681E" w:rsidP="006234C9">
      <w:pPr>
        <w:rPr>
          <w:rFonts w:ascii="Cambria" w:hAnsi="Cambria"/>
          <w:b/>
          <w:bCs/>
          <w:sz w:val="32"/>
          <w:szCs w:val="32"/>
        </w:rPr>
      </w:pPr>
      <w:r>
        <w:rPr>
          <w:rFonts w:ascii="Cambria" w:hAnsi="Cambria"/>
          <w:b/>
          <w:bCs/>
          <w:sz w:val="32"/>
          <w:szCs w:val="32"/>
        </w:rPr>
        <w:br w:type="page"/>
      </w:r>
      <w:r w:rsidR="009C6336" w:rsidRPr="002C4C81">
        <w:rPr>
          <w:rFonts w:ascii="Cambria" w:hAnsi="Cambria"/>
          <w:noProof/>
        </w:rPr>
        <w:lastRenderedPageBreak/>
        <w:drawing>
          <wp:inline distT="0" distB="0" distL="0" distR="0" wp14:anchorId="69A34C18" wp14:editId="45FBC89D">
            <wp:extent cx="1972733" cy="1972733"/>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2733" cy="1972733"/>
                    </a:xfrm>
                    <a:prstGeom prst="rect">
                      <a:avLst/>
                    </a:prstGeom>
                    <a:noFill/>
                    <a:ln>
                      <a:noFill/>
                    </a:ln>
                  </pic:spPr>
                </pic:pic>
              </a:graphicData>
            </a:graphic>
          </wp:inline>
        </w:drawing>
      </w:r>
      <w:r w:rsidR="009C6336" w:rsidRPr="002C4C81">
        <w:rPr>
          <w:rFonts w:ascii="Cambria" w:hAnsi="Cambria"/>
          <w:noProof/>
        </w:rPr>
        <w:drawing>
          <wp:inline distT="0" distB="0" distL="0" distR="0" wp14:anchorId="2A6DF68F" wp14:editId="68C9E464">
            <wp:extent cx="1964267" cy="1964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4267" cy="1964267"/>
                    </a:xfrm>
                    <a:prstGeom prst="rect">
                      <a:avLst/>
                    </a:prstGeom>
                    <a:noFill/>
                    <a:ln>
                      <a:noFill/>
                    </a:ln>
                  </pic:spPr>
                </pic:pic>
              </a:graphicData>
            </a:graphic>
          </wp:inline>
        </w:drawing>
      </w:r>
      <w:r w:rsidR="009C6336" w:rsidRPr="002C4C81">
        <w:rPr>
          <w:rFonts w:ascii="Cambria" w:hAnsi="Cambria"/>
          <w:noProof/>
        </w:rPr>
        <w:drawing>
          <wp:inline distT="0" distB="0" distL="0" distR="0" wp14:anchorId="09BE1329" wp14:editId="3D70D462">
            <wp:extent cx="1964266" cy="1964266"/>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4266" cy="1964266"/>
                    </a:xfrm>
                    <a:prstGeom prst="rect">
                      <a:avLst/>
                    </a:prstGeom>
                    <a:noFill/>
                    <a:ln>
                      <a:noFill/>
                    </a:ln>
                  </pic:spPr>
                </pic:pic>
              </a:graphicData>
            </a:graphic>
          </wp:inline>
        </w:drawing>
      </w:r>
    </w:p>
    <w:p w14:paraId="477213A5" w14:textId="4C4D2E7D" w:rsidR="00FD1D17" w:rsidRDefault="009C6336" w:rsidP="00FD1D17">
      <w:pPr>
        <w:spacing w:after="0" w:line="240" w:lineRule="auto"/>
        <w:jc w:val="center"/>
        <w:rPr>
          <w:rFonts w:ascii="Cambria" w:hAnsi="Cambria"/>
        </w:rPr>
      </w:pPr>
      <w:r w:rsidRPr="002C4C81">
        <w:rPr>
          <w:rFonts w:ascii="Cambria" w:hAnsi="Cambria"/>
          <w:noProof/>
        </w:rPr>
        <w:drawing>
          <wp:inline distT="0" distB="0" distL="0" distR="0" wp14:anchorId="06A6C203" wp14:editId="12A87774">
            <wp:extent cx="1955800" cy="1955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r w:rsidRPr="002C4C81">
        <w:rPr>
          <w:rFonts w:ascii="Cambria" w:hAnsi="Cambria"/>
          <w:noProof/>
        </w:rPr>
        <w:drawing>
          <wp:inline distT="0" distB="0" distL="0" distR="0" wp14:anchorId="54F860CD" wp14:editId="6645B32B">
            <wp:extent cx="1955800" cy="19558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r w:rsidRPr="002C4C81">
        <w:rPr>
          <w:rFonts w:ascii="Cambria" w:hAnsi="Cambria"/>
        </w:rPr>
        <w:br/>
      </w:r>
      <w:r w:rsidRPr="00683B3E">
        <w:rPr>
          <w:rFonts w:ascii="Cambria" w:hAnsi="Cambria"/>
        </w:rPr>
        <w:t>F</w:t>
      </w:r>
      <w:r w:rsidR="00FD1D17">
        <w:rPr>
          <w:rFonts w:ascii="Cambria" w:hAnsi="Cambria"/>
        </w:rPr>
        <w:t xml:space="preserve">IGURE </w:t>
      </w:r>
      <w:r w:rsidR="00645355">
        <w:rPr>
          <w:rFonts w:ascii="Cambria" w:hAnsi="Cambria"/>
        </w:rPr>
        <w:t>2</w:t>
      </w:r>
      <w:r w:rsidR="00FD1D17">
        <w:rPr>
          <w:rFonts w:ascii="Cambria" w:hAnsi="Cambria"/>
        </w:rPr>
        <w:t>:</w:t>
      </w:r>
      <w:r w:rsidRPr="00683B3E">
        <w:rPr>
          <w:rFonts w:ascii="Cambria" w:hAnsi="Cambria"/>
        </w:rPr>
        <w:t xml:space="preserve"> Race/Ethnicity Variable</w:t>
      </w:r>
      <w:r w:rsidR="00683B3E">
        <w:rPr>
          <w:rFonts w:ascii="Cambria" w:hAnsi="Cambria"/>
        </w:rPr>
        <w:t>s</w:t>
      </w:r>
    </w:p>
    <w:p w14:paraId="3366C340" w14:textId="085D4B8A" w:rsidR="000F681E" w:rsidRDefault="000F681E" w:rsidP="00FD1D17">
      <w:pPr>
        <w:spacing w:after="0" w:line="240" w:lineRule="auto"/>
        <w:jc w:val="center"/>
        <w:rPr>
          <w:rFonts w:ascii="Cambria" w:hAnsi="Cambria"/>
        </w:rPr>
      </w:pPr>
    </w:p>
    <w:p w14:paraId="7E27A613" w14:textId="776ACE1C" w:rsidR="000F681E" w:rsidRDefault="000F681E" w:rsidP="00FD1D17">
      <w:pPr>
        <w:spacing w:after="0" w:line="240" w:lineRule="auto"/>
        <w:jc w:val="center"/>
        <w:rPr>
          <w:rFonts w:ascii="Cambria" w:hAnsi="Cambria"/>
        </w:rPr>
      </w:pPr>
    </w:p>
    <w:p w14:paraId="5771FE68" w14:textId="14F37EF9" w:rsidR="00E91962" w:rsidRDefault="00E91962" w:rsidP="00FD1D17">
      <w:pPr>
        <w:spacing w:after="0" w:line="240" w:lineRule="auto"/>
        <w:jc w:val="center"/>
        <w:rPr>
          <w:rFonts w:ascii="Cambria" w:hAnsi="Cambria"/>
        </w:rPr>
      </w:pPr>
    </w:p>
    <w:p w14:paraId="5C5AD4F2" w14:textId="77777777" w:rsidR="00861561" w:rsidRDefault="00861561" w:rsidP="00FD1D17">
      <w:pPr>
        <w:spacing w:after="0" w:line="240" w:lineRule="auto"/>
        <w:jc w:val="center"/>
        <w:rPr>
          <w:rFonts w:ascii="Cambria" w:hAnsi="Cambria"/>
        </w:rPr>
      </w:pPr>
    </w:p>
    <w:p w14:paraId="6E9D50C0" w14:textId="77777777" w:rsidR="00FD1D17" w:rsidRDefault="000C44E8" w:rsidP="000F681E">
      <w:pPr>
        <w:spacing w:line="480" w:lineRule="auto"/>
        <w:rPr>
          <w:rFonts w:ascii="Cambria" w:hAnsi="Cambria"/>
        </w:rPr>
      </w:pPr>
      <w:r w:rsidRPr="002C4C81">
        <w:rPr>
          <w:rFonts w:ascii="Cambria" w:hAnsi="Cambria"/>
          <w:i/>
          <w:iCs/>
        </w:rPr>
        <w:t>Other Independent Variables</w:t>
      </w:r>
    </w:p>
    <w:p w14:paraId="653109B7" w14:textId="0F6849C5" w:rsidR="0005229C" w:rsidRDefault="004D1999" w:rsidP="00FD1D17">
      <w:pPr>
        <w:spacing w:after="0" w:line="480" w:lineRule="auto"/>
        <w:ind w:firstLine="720"/>
        <w:rPr>
          <w:rFonts w:ascii="Cambria" w:hAnsi="Cambria"/>
        </w:rPr>
      </w:pPr>
      <w:r>
        <w:rPr>
          <w:rFonts w:ascii="Cambria" w:hAnsi="Cambria"/>
        </w:rPr>
        <w:t xml:space="preserve">The </w:t>
      </w:r>
      <w:r w:rsidR="007E10C7">
        <w:rPr>
          <w:rFonts w:ascii="Cambria" w:hAnsi="Cambria"/>
        </w:rPr>
        <w:t xml:space="preserve">seven </w:t>
      </w:r>
      <w:r>
        <w:rPr>
          <w:rFonts w:ascii="Cambria" w:hAnsi="Cambria"/>
        </w:rPr>
        <w:t>remaining independent variables</w:t>
      </w:r>
      <w:r w:rsidR="007E10C7">
        <w:rPr>
          <w:rFonts w:ascii="Cambria" w:hAnsi="Cambria"/>
        </w:rPr>
        <w:t xml:space="preserve"> are </w:t>
      </w:r>
      <w:r w:rsidR="00994DAA">
        <w:rPr>
          <w:rFonts w:ascii="Cambria" w:hAnsi="Cambria"/>
        </w:rPr>
        <w:t>summarized</w:t>
      </w:r>
      <w:r w:rsidR="007E10C7">
        <w:rPr>
          <w:rFonts w:ascii="Cambria" w:hAnsi="Cambria"/>
        </w:rPr>
        <w:t xml:space="preserve"> below. </w:t>
      </w:r>
      <w:r w:rsidR="00AD1C06">
        <w:rPr>
          <w:rFonts w:ascii="Cambria" w:hAnsi="Cambria"/>
        </w:rPr>
        <w:t xml:space="preserve">It is here that we see just how widely U.S. hospitals vary in terms of their size, location, and the population they serve. We begin with </w:t>
      </w:r>
      <w:r w:rsidR="00AD1C06">
        <w:rPr>
          <w:rFonts w:ascii="Cambria" w:hAnsi="Cambria"/>
          <w:i/>
          <w:iCs/>
        </w:rPr>
        <w:t>Beds</w:t>
      </w:r>
      <w:r w:rsidR="00AD1C06">
        <w:rPr>
          <w:rFonts w:ascii="Cambria" w:hAnsi="Cambria"/>
        </w:rPr>
        <w:t xml:space="preserve">, where average number of Medicare-certified beds across U.S. hospitals is 187, but </w:t>
      </w:r>
      <w:r w:rsidR="009D49F4">
        <w:rPr>
          <w:rFonts w:ascii="Cambria" w:hAnsi="Cambria"/>
        </w:rPr>
        <w:t xml:space="preserve">where </w:t>
      </w:r>
      <w:r w:rsidR="00AD1C06">
        <w:rPr>
          <w:rFonts w:ascii="Cambria" w:hAnsi="Cambria"/>
        </w:rPr>
        <w:t xml:space="preserve">the totals range wildly, from the 2-bed Johnson County Community Hospital in Mountain City, Tennessee to the 2891-bed Advent Health Hospital in Orlando, Florida. </w:t>
      </w:r>
      <w:r w:rsidR="009D49F4">
        <w:rPr>
          <w:rFonts w:ascii="Cambria" w:hAnsi="Cambria"/>
        </w:rPr>
        <w:t xml:space="preserve">The histogram forms an exponential shape, with a heavy right skew. Following </w:t>
      </w:r>
      <w:r w:rsidR="009D49F4">
        <w:rPr>
          <w:rFonts w:ascii="Cambria" w:hAnsi="Cambria"/>
          <w:i/>
          <w:iCs/>
        </w:rPr>
        <w:t>Beds</w:t>
      </w:r>
      <w:r w:rsidR="009D49F4">
        <w:rPr>
          <w:rFonts w:ascii="Cambria" w:hAnsi="Cambria"/>
        </w:rPr>
        <w:t xml:space="preserve"> is </w:t>
      </w:r>
      <w:r w:rsidR="009D49F4">
        <w:rPr>
          <w:rFonts w:ascii="Cambria" w:hAnsi="Cambria"/>
          <w:i/>
          <w:iCs/>
        </w:rPr>
        <w:t>Median Age</w:t>
      </w:r>
      <w:r w:rsidR="009D49F4">
        <w:rPr>
          <w:rFonts w:ascii="Cambria" w:hAnsi="Cambria"/>
        </w:rPr>
        <w:t xml:space="preserve">, the median age of patients served at U.S. hospitals, which appears to the normally distributed and has an average of 40.8 years old. </w:t>
      </w:r>
      <w:r w:rsidR="009D49F4">
        <w:rPr>
          <w:rFonts w:ascii="Cambria" w:hAnsi="Cambria"/>
          <w:i/>
          <w:iCs/>
        </w:rPr>
        <w:t>Rating</w:t>
      </w:r>
      <w:r w:rsidR="009D49F4">
        <w:rPr>
          <w:rFonts w:ascii="Cambria" w:hAnsi="Cambria"/>
        </w:rPr>
        <w:t xml:space="preserve"> appears next, where U.S. hospitals average a score of 3.2 on Medicare’s 1 to 5 rating scale. While </w:t>
      </w:r>
      <w:r w:rsidR="009D49F4" w:rsidRPr="00E3694D">
        <w:rPr>
          <w:rFonts w:ascii="Cambria" w:hAnsi="Cambria"/>
          <w:i/>
          <w:iCs/>
        </w:rPr>
        <w:t>Rating</w:t>
      </w:r>
      <w:r w:rsidR="009D49F4">
        <w:rPr>
          <w:rFonts w:ascii="Cambria" w:hAnsi="Cambria"/>
        </w:rPr>
        <w:t xml:space="preserve"> can take on only five possible values, b</w:t>
      </w:r>
      <w:r w:rsidR="009D49F4" w:rsidRPr="009D49F4">
        <w:rPr>
          <w:rFonts w:ascii="Cambria" w:hAnsi="Cambria"/>
        </w:rPr>
        <w:t>ecause</w:t>
      </w:r>
      <w:r w:rsidR="009D49F4">
        <w:rPr>
          <w:rFonts w:ascii="Cambria" w:hAnsi="Cambria"/>
        </w:rPr>
        <w:t xml:space="preserve"> </w:t>
      </w:r>
      <w:r w:rsidR="00E3694D">
        <w:rPr>
          <w:rFonts w:ascii="Cambria" w:hAnsi="Cambria"/>
        </w:rPr>
        <w:t>its</w:t>
      </w:r>
      <w:r w:rsidR="009D49F4">
        <w:rPr>
          <w:rFonts w:ascii="Cambria" w:hAnsi="Cambria"/>
        </w:rPr>
        <w:t xml:space="preserve"> values are ordinal and </w:t>
      </w:r>
      <w:r w:rsidR="009D49F4">
        <w:rPr>
          <w:rFonts w:ascii="Cambria" w:hAnsi="Cambria"/>
        </w:rPr>
        <w:lastRenderedPageBreak/>
        <w:t>form an approximately normal distribution</w:t>
      </w:r>
      <w:r w:rsidR="00E3694D">
        <w:rPr>
          <w:rFonts w:ascii="Cambria" w:hAnsi="Cambria"/>
        </w:rPr>
        <w:t xml:space="preserve"> in Figure </w:t>
      </w:r>
      <w:r w:rsidR="00645355">
        <w:rPr>
          <w:rFonts w:ascii="Cambria" w:hAnsi="Cambria"/>
        </w:rPr>
        <w:t>3</w:t>
      </w:r>
      <w:r w:rsidR="009D49F4">
        <w:rPr>
          <w:rFonts w:ascii="Cambria" w:hAnsi="Cambria"/>
        </w:rPr>
        <w:t xml:space="preserve">, </w:t>
      </w:r>
      <w:r w:rsidR="00E3694D">
        <w:rPr>
          <w:rFonts w:ascii="Cambria" w:hAnsi="Cambria"/>
        </w:rPr>
        <w:t xml:space="preserve">the decision is made to treat it as a numeric variable as opposed to a categorical one for the purposes of analysis. Next is </w:t>
      </w:r>
      <w:r w:rsidR="00E3694D">
        <w:rPr>
          <w:rFonts w:ascii="Cambria" w:hAnsi="Cambria"/>
          <w:i/>
          <w:iCs/>
        </w:rPr>
        <w:t>RuralScore</w:t>
      </w:r>
      <w:r w:rsidR="00E3694D">
        <w:rPr>
          <w:rFonts w:ascii="Cambria" w:hAnsi="Cambria"/>
        </w:rPr>
        <w:t xml:space="preserve">, where the “typical” (median) hospital serves a 42% rural population. However, as its histogram shows, the data are bimodal and are heavily skewed to the right and left, away from the average, meaning very few hospitals likely fit the “typical” profile. </w:t>
      </w:r>
      <w:r w:rsidR="00E3694D">
        <w:rPr>
          <w:rFonts w:ascii="Cambria" w:hAnsi="Cambria"/>
          <w:i/>
          <w:iCs/>
        </w:rPr>
        <w:t>Sex Ratio</w:t>
      </w:r>
      <w:r w:rsidR="00E3694D">
        <w:rPr>
          <w:rFonts w:ascii="Cambria" w:hAnsi="Cambria"/>
        </w:rPr>
        <w:t xml:space="preserve">, like </w:t>
      </w:r>
      <w:r w:rsidR="00E3694D">
        <w:rPr>
          <w:rFonts w:ascii="Cambria" w:hAnsi="Cambria"/>
          <w:i/>
          <w:iCs/>
        </w:rPr>
        <w:t>Median Age</w:t>
      </w:r>
      <w:r w:rsidR="00E3694D">
        <w:rPr>
          <w:rFonts w:ascii="Cambria" w:hAnsi="Cambria"/>
        </w:rPr>
        <w:t xml:space="preserve">, is approximately normally distributed, with the average hospital serving 99.1 men per 100 women. </w:t>
      </w:r>
      <w:r w:rsidR="002228E6">
        <w:rPr>
          <w:rFonts w:ascii="Cambria" w:hAnsi="Cambria"/>
        </w:rPr>
        <w:t xml:space="preserve">Finally, two of the variables, </w:t>
      </w:r>
      <w:r w:rsidR="002228E6">
        <w:rPr>
          <w:rFonts w:ascii="Cambria" w:hAnsi="Cambria"/>
          <w:i/>
          <w:iCs/>
        </w:rPr>
        <w:t>Medicaid Expansion</w:t>
      </w:r>
      <w:r w:rsidR="002228E6">
        <w:rPr>
          <w:rFonts w:ascii="Cambria" w:hAnsi="Cambria"/>
        </w:rPr>
        <w:t xml:space="preserve"> and </w:t>
      </w:r>
      <w:r w:rsidR="002228E6">
        <w:rPr>
          <w:rFonts w:ascii="Cambria" w:hAnsi="Cambria"/>
          <w:i/>
          <w:iCs/>
        </w:rPr>
        <w:t>ED Volume</w:t>
      </w:r>
      <w:r w:rsidR="002228E6">
        <w:rPr>
          <w:rFonts w:ascii="Cambria" w:hAnsi="Cambria"/>
        </w:rPr>
        <w:t xml:space="preserve">, are categorical and so are excluded from Table 5, but can still be found in Figure </w:t>
      </w:r>
      <w:r w:rsidR="00645355">
        <w:rPr>
          <w:rFonts w:ascii="Cambria" w:hAnsi="Cambria"/>
        </w:rPr>
        <w:t>3</w:t>
      </w:r>
      <w:r w:rsidR="002228E6">
        <w:rPr>
          <w:rFonts w:ascii="Cambria" w:hAnsi="Cambria"/>
        </w:rPr>
        <w:t>. Their charts show that 62.7% of U.S. hospitals are located in a state that has expanded Medicaid while 37.3% are not, and that two-thirds of hospitals are categorized as having either Low or Medium emergency department volume</w:t>
      </w:r>
      <w:r w:rsidR="006234C9">
        <w:rPr>
          <w:rFonts w:ascii="Cambria" w:hAnsi="Cambria"/>
        </w:rPr>
        <w:t>.</w:t>
      </w:r>
    </w:p>
    <w:p w14:paraId="4D535C6F" w14:textId="77777777" w:rsidR="006234C9" w:rsidRPr="00FD1D17" w:rsidRDefault="006234C9" w:rsidP="00FD1D17">
      <w:pPr>
        <w:spacing w:after="0" w:line="480" w:lineRule="auto"/>
        <w:ind w:firstLine="720"/>
        <w:rPr>
          <w:rFonts w:ascii="Cambria" w:hAnsi="Cambria"/>
        </w:rPr>
      </w:pPr>
    </w:p>
    <w:p w14:paraId="174DBDDD" w14:textId="3EC69C5E" w:rsidR="00534CF9" w:rsidRPr="00683B3E" w:rsidRDefault="003C07D3" w:rsidP="00534CF9">
      <w:pPr>
        <w:spacing w:line="240" w:lineRule="auto"/>
        <w:jc w:val="center"/>
        <w:rPr>
          <w:rFonts w:ascii="Cambria" w:hAnsi="Cambria"/>
        </w:rPr>
      </w:pPr>
      <w:r w:rsidRPr="00683B3E">
        <w:rPr>
          <w:rFonts w:ascii="Cambria" w:hAnsi="Cambria"/>
          <w:noProof/>
        </w:rPr>
        <w:drawing>
          <wp:inline distT="0" distB="0" distL="0" distR="0" wp14:anchorId="20056419" wp14:editId="52DC9596">
            <wp:extent cx="4895850" cy="155630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5188" cy="1737289"/>
                    </a:xfrm>
                    <a:prstGeom prst="rect">
                      <a:avLst/>
                    </a:prstGeom>
                    <a:noFill/>
                    <a:ln>
                      <a:noFill/>
                    </a:ln>
                  </pic:spPr>
                </pic:pic>
              </a:graphicData>
            </a:graphic>
          </wp:inline>
        </w:drawing>
      </w:r>
      <w:r w:rsidR="002228E6" w:rsidRPr="00683B3E">
        <w:rPr>
          <w:rFonts w:ascii="Cambria" w:hAnsi="Cambria"/>
        </w:rPr>
        <w:br/>
      </w:r>
      <w:r w:rsidR="00FD1D17">
        <w:rPr>
          <w:rFonts w:ascii="Cambria" w:hAnsi="Cambria"/>
        </w:rPr>
        <w:t>TABLE 5:</w:t>
      </w:r>
      <w:r w:rsidR="00476B3F" w:rsidRPr="00683B3E">
        <w:rPr>
          <w:rFonts w:ascii="Cambria" w:hAnsi="Cambria"/>
        </w:rPr>
        <w:t xml:space="preserve"> Summary Statistics</w:t>
      </w:r>
      <w:r w:rsidR="00B648C9">
        <w:rPr>
          <w:rFonts w:ascii="Cambria" w:hAnsi="Cambria"/>
        </w:rPr>
        <w:t xml:space="preserve"> for</w:t>
      </w:r>
      <w:r w:rsidR="00476B3F" w:rsidRPr="00683B3E">
        <w:rPr>
          <w:rFonts w:ascii="Cambria" w:hAnsi="Cambria"/>
        </w:rPr>
        <w:t xml:space="preserve"> </w:t>
      </w:r>
      <w:r w:rsidR="00B648C9">
        <w:rPr>
          <w:rFonts w:ascii="Cambria" w:hAnsi="Cambria"/>
        </w:rPr>
        <w:t xml:space="preserve">Beds per Hospital, Median Age of Patients Served, Hospital Overall Rating (1 to 5 Scale), Percentage of Patients served from a Rural Zip Code, and Male Patients Served per 100 Female </w:t>
      </w:r>
      <w:r w:rsidR="00B648C9">
        <w:rPr>
          <w:rFonts w:ascii="Cambria" w:hAnsi="Cambria"/>
        </w:rPr>
        <w:t>Patients Served</w:t>
      </w:r>
      <w:r w:rsidR="00B648C9">
        <w:rPr>
          <w:rFonts w:ascii="Cambria" w:hAnsi="Cambria"/>
        </w:rPr>
        <w:t xml:space="preserve">, among </w:t>
      </w:r>
      <w:r w:rsidR="00B648C9">
        <w:rPr>
          <w:rFonts w:ascii="Cambria" w:hAnsi="Cambria"/>
        </w:rPr>
        <w:t>U.S. Hospitals</w:t>
      </w:r>
    </w:p>
    <w:p w14:paraId="41374D68" w14:textId="63A88161" w:rsidR="00534CF9" w:rsidRDefault="00534CF9" w:rsidP="002228E6">
      <w:pPr>
        <w:spacing w:after="0"/>
        <w:jc w:val="center"/>
        <w:rPr>
          <w:rFonts w:ascii="Cambria" w:hAnsi="Cambria"/>
          <w:noProof/>
        </w:rPr>
      </w:pPr>
    </w:p>
    <w:p w14:paraId="5278597A" w14:textId="77777777" w:rsidR="00B86C13" w:rsidRDefault="00B86C13" w:rsidP="002228E6">
      <w:pPr>
        <w:spacing w:after="0"/>
        <w:jc w:val="center"/>
        <w:rPr>
          <w:rFonts w:ascii="Cambria" w:hAnsi="Cambria"/>
          <w:noProof/>
        </w:rPr>
      </w:pPr>
    </w:p>
    <w:p w14:paraId="25436F73" w14:textId="77777777" w:rsidR="00534CF9" w:rsidRDefault="00534CF9" w:rsidP="002228E6">
      <w:pPr>
        <w:spacing w:after="0"/>
        <w:jc w:val="center"/>
        <w:rPr>
          <w:rFonts w:ascii="Cambria" w:hAnsi="Cambria"/>
          <w:noProof/>
        </w:rPr>
      </w:pPr>
    </w:p>
    <w:p w14:paraId="486E1D00" w14:textId="77777777" w:rsidR="006234C9" w:rsidRDefault="006234C9" w:rsidP="002228E6">
      <w:pPr>
        <w:spacing w:after="0"/>
        <w:jc w:val="center"/>
        <w:rPr>
          <w:rFonts w:ascii="Cambria" w:hAnsi="Cambria"/>
          <w:noProof/>
        </w:rPr>
      </w:pPr>
    </w:p>
    <w:p w14:paraId="24DD18EA" w14:textId="77777777" w:rsidR="006234C9" w:rsidRDefault="006234C9" w:rsidP="002228E6">
      <w:pPr>
        <w:spacing w:after="0"/>
        <w:jc w:val="center"/>
        <w:rPr>
          <w:rFonts w:ascii="Cambria" w:hAnsi="Cambria"/>
          <w:noProof/>
        </w:rPr>
      </w:pPr>
    </w:p>
    <w:p w14:paraId="2C6D72D5" w14:textId="77777777" w:rsidR="006234C9" w:rsidRDefault="006234C9">
      <w:pPr>
        <w:rPr>
          <w:rFonts w:ascii="Cambria" w:hAnsi="Cambria"/>
          <w:noProof/>
        </w:rPr>
      </w:pPr>
      <w:r>
        <w:rPr>
          <w:rFonts w:ascii="Cambria" w:hAnsi="Cambria"/>
          <w:noProof/>
        </w:rPr>
        <w:br w:type="page"/>
      </w:r>
    </w:p>
    <w:p w14:paraId="5EA1F7FF" w14:textId="77777777" w:rsidR="006234C9" w:rsidRDefault="006234C9" w:rsidP="006234C9">
      <w:pPr>
        <w:spacing w:after="0" w:line="480" w:lineRule="auto"/>
        <w:rPr>
          <w:rFonts w:ascii="Cambria" w:hAnsi="Cambria"/>
          <w:noProof/>
        </w:rPr>
      </w:pPr>
    </w:p>
    <w:p w14:paraId="099A477C" w14:textId="26B09071" w:rsidR="0005229C" w:rsidRDefault="0005229C" w:rsidP="006234C9">
      <w:pPr>
        <w:spacing w:after="0" w:line="360" w:lineRule="auto"/>
        <w:jc w:val="center"/>
        <w:rPr>
          <w:rFonts w:ascii="Cambria" w:hAnsi="Cambria"/>
          <w:noProof/>
        </w:rPr>
      </w:pPr>
      <w:r>
        <w:rPr>
          <w:noProof/>
        </w:rPr>
        <w:drawing>
          <wp:inline distT="0" distB="0" distL="0" distR="0" wp14:anchorId="06DAE8E2" wp14:editId="66FB0BDC">
            <wp:extent cx="1930400" cy="193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7804" cy="1957804"/>
                    </a:xfrm>
                    <a:prstGeom prst="rect">
                      <a:avLst/>
                    </a:prstGeom>
                    <a:noFill/>
                    <a:ln>
                      <a:noFill/>
                    </a:ln>
                  </pic:spPr>
                </pic:pic>
              </a:graphicData>
            </a:graphic>
          </wp:inline>
        </w:drawing>
      </w:r>
      <w:r w:rsidR="009C6336" w:rsidRPr="002C4C81">
        <w:rPr>
          <w:rFonts w:ascii="Cambria" w:hAnsi="Cambria"/>
          <w:noProof/>
        </w:rPr>
        <w:drawing>
          <wp:inline distT="0" distB="0" distL="0" distR="0" wp14:anchorId="23BC1997" wp14:editId="173AAC1F">
            <wp:extent cx="1947333" cy="19473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79041" cy="1979041"/>
                    </a:xfrm>
                    <a:prstGeom prst="rect">
                      <a:avLst/>
                    </a:prstGeom>
                    <a:noFill/>
                    <a:ln>
                      <a:noFill/>
                    </a:ln>
                  </pic:spPr>
                </pic:pic>
              </a:graphicData>
            </a:graphic>
          </wp:inline>
        </w:drawing>
      </w:r>
    </w:p>
    <w:p w14:paraId="6B19984D" w14:textId="77777777" w:rsidR="00534CF9" w:rsidRDefault="00534CF9" w:rsidP="006234C9">
      <w:pPr>
        <w:spacing w:after="0" w:line="360" w:lineRule="auto"/>
        <w:jc w:val="center"/>
        <w:rPr>
          <w:rFonts w:ascii="Cambria" w:hAnsi="Cambria"/>
          <w:noProof/>
        </w:rPr>
      </w:pPr>
    </w:p>
    <w:p w14:paraId="062A914B" w14:textId="4FF4B416" w:rsidR="0005229C" w:rsidRDefault="0005229C" w:rsidP="006234C9">
      <w:pPr>
        <w:spacing w:after="0" w:line="360" w:lineRule="auto"/>
        <w:jc w:val="center"/>
        <w:rPr>
          <w:rFonts w:ascii="Cambria" w:hAnsi="Cambria"/>
          <w:noProof/>
        </w:rPr>
      </w:pPr>
      <w:r w:rsidRPr="002C4C81">
        <w:rPr>
          <w:rFonts w:ascii="Cambria" w:hAnsi="Cambria"/>
          <w:noProof/>
        </w:rPr>
        <w:drawing>
          <wp:inline distT="0" distB="0" distL="0" distR="0" wp14:anchorId="4E4CE16B" wp14:editId="7670A2B4">
            <wp:extent cx="1972521" cy="1972521"/>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6564" cy="1996564"/>
                    </a:xfrm>
                    <a:prstGeom prst="rect">
                      <a:avLst/>
                    </a:prstGeom>
                    <a:noFill/>
                    <a:ln>
                      <a:noFill/>
                    </a:ln>
                  </pic:spPr>
                </pic:pic>
              </a:graphicData>
            </a:graphic>
          </wp:inline>
        </w:drawing>
      </w:r>
      <w:r w:rsidRPr="002C4C81">
        <w:rPr>
          <w:rFonts w:ascii="Cambria" w:hAnsi="Cambria"/>
          <w:noProof/>
        </w:rPr>
        <w:drawing>
          <wp:inline distT="0" distB="0" distL="0" distR="0" wp14:anchorId="5A1ED59D" wp14:editId="6BF5DC8C">
            <wp:extent cx="1980353" cy="1980353"/>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4649" cy="2004649"/>
                    </a:xfrm>
                    <a:prstGeom prst="rect">
                      <a:avLst/>
                    </a:prstGeom>
                    <a:noFill/>
                    <a:ln>
                      <a:noFill/>
                    </a:ln>
                  </pic:spPr>
                </pic:pic>
              </a:graphicData>
            </a:graphic>
          </wp:inline>
        </w:drawing>
      </w:r>
      <w:r w:rsidRPr="002C4C81">
        <w:rPr>
          <w:rFonts w:ascii="Cambria" w:hAnsi="Cambria"/>
          <w:noProof/>
        </w:rPr>
        <w:drawing>
          <wp:inline distT="0" distB="0" distL="0" distR="0" wp14:anchorId="521AD202" wp14:editId="69F766F9">
            <wp:extent cx="1980988" cy="198098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0199" cy="2040199"/>
                    </a:xfrm>
                    <a:prstGeom prst="rect">
                      <a:avLst/>
                    </a:prstGeom>
                    <a:noFill/>
                    <a:ln>
                      <a:noFill/>
                    </a:ln>
                  </pic:spPr>
                </pic:pic>
              </a:graphicData>
            </a:graphic>
          </wp:inline>
        </w:drawing>
      </w:r>
    </w:p>
    <w:p w14:paraId="79ADA268" w14:textId="77777777" w:rsidR="00534CF9" w:rsidRDefault="00534CF9" w:rsidP="006234C9">
      <w:pPr>
        <w:spacing w:after="0" w:line="360" w:lineRule="auto"/>
        <w:jc w:val="center"/>
        <w:rPr>
          <w:rFonts w:ascii="Cambria" w:hAnsi="Cambria"/>
          <w:noProof/>
        </w:rPr>
      </w:pPr>
    </w:p>
    <w:p w14:paraId="3E9C7327" w14:textId="4CA188A4" w:rsidR="00E0075F" w:rsidRPr="00683B3E" w:rsidRDefault="009C6336" w:rsidP="006234C9">
      <w:pPr>
        <w:spacing w:after="0" w:line="360" w:lineRule="auto"/>
        <w:jc w:val="center"/>
        <w:rPr>
          <w:rFonts w:ascii="Cambria" w:hAnsi="Cambria"/>
        </w:rPr>
      </w:pPr>
      <w:r w:rsidRPr="00683B3E">
        <w:rPr>
          <w:rFonts w:ascii="Cambria" w:hAnsi="Cambria"/>
          <w:noProof/>
        </w:rPr>
        <w:drawing>
          <wp:inline distT="0" distB="0" distL="0" distR="0" wp14:anchorId="747897FF" wp14:editId="3D403CC0">
            <wp:extent cx="1997921" cy="1997921"/>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9629" cy="2039629"/>
                    </a:xfrm>
                    <a:prstGeom prst="rect">
                      <a:avLst/>
                    </a:prstGeom>
                    <a:noFill/>
                    <a:ln>
                      <a:noFill/>
                    </a:ln>
                  </pic:spPr>
                </pic:pic>
              </a:graphicData>
            </a:graphic>
          </wp:inline>
        </w:drawing>
      </w:r>
      <w:r w:rsidRPr="00683B3E">
        <w:rPr>
          <w:rFonts w:ascii="Cambria" w:hAnsi="Cambria"/>
          <w:noProof/>
        </w:rPr>
        <w:drawing>
          <wp:inline distT="0" distB="0" distL="0" distR="0" wp14:anchorId="0F0A9E30" wp14:editId="62B06AF0">
            <wp:extent cx="1997286" cy="1997286"/>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1172" cy="2031172"/>
                    </a:xfrm>
                    <a:prstGeom prst="rect">
                      <a:avLst/>
                    </a:prstGeom>
                    <a:noFill/>
                    <a:ln>
                      <a:noFill/>
                    </a:ln>
                  </pic:spPr>
                </pic:pic>
              </a:graphicData>
            </a:graphic>
          </wp:inline>
        </w:drawing>
      </w:r>
      <w:r w:rsidR="006234C9">
        <w:rPr>
          <w:rFonts w:ascii="Cambria" w:hAnsi="Cambria"/>
        </w:rPr>
        <w:br/>
      </w:r>
      <w:r w:rsidR="00E0075F" w:rsidRPr="00683B3E">
        <w:rPr>
          <w:rFonts w:ascii="Cambria" w:hAnsi="Cambria"/>
        </w:rPr>
        <w:br/>
      </w:r>
      <w:r w:rsidR="00FD1D17">
        <w:rPr>
          <w:rFonts w:ascii="Cambria" w:hAnsi="Cambria"/>
        </w:rPr>
        <w:t xml:space="preserve">FIGURE </w:t>
      </w:r>
      <w:r w:rsidR="00645355">
        <w:rPr>
          <w:rFonts w:ascii="Cambria" w:hAnsi="Cambria"/>
        </w:rPr>
        <w:t>3</w:t>
      </w:r>
      <w:r w:rsidR="00FD1D17">
        <w:rPr>
          <w:rFonts w:ascii="Cambria" w:hAnsi="Cambria"/>
        </w:rPr>
        <w:t xml:space="preserve">: </w:t>
      </w:r>
      <w:r w:rsidR="00476B3F" w:rsidRPr="00683B3E">
        <w:rPr>
          <w:rFonts w:ascii="Cambria" w:hAnsi="Cambria"/>
        </w:rPr>
        <w:t xml:space="preserve">Frequency Plots for </w:t>
      </w:r>
      <w:bookmarkStart w:id="4" w:name="_Hlk49600235"/>
      <w:r w:rsidR="00EB549F">
        <w:rPr>
          <w:rFonts w:ascii="Cambria" w:hAnsi="Cambria"/>
        </w:rPr>
        <w:t>Beds per Hospital, Median Age of Patients Served, Hospital Overall Rating (1 to 5 Scale), Percentage of Patients served from a Rural Zip Code, and Male Patients Served per 100 Female Patients Served, among U.S. Hospitals</w:t>
      </w:r>
      <w:bookmarkEnd w:id="4"/>
      <w:r w:rsidR="00E0075F" w:rsidRPr="00683B3E">
        <w:rPr>
          <w:rFonts w:ascii="Cambria" w:hAnsi="Cambria"/>
        </w:rPr>
        <w:br/>
      </w:r>
    </w:p>
    <w:p w14:paraId="09AB2981" w14:textId="6C03D14B" w:rsidR="000D13EF" w:rsidRPr="002C4C81" w:rsidRDefault="00534CF9" w:rsidP="00EB549F">
      <w:pPr>
        <w:rPr>
          <w:rFonts w:ascii="Cambria" w:hAnsi="Cambria"/>
          <w:b/>
          <w:bCs/>
        </w:rPr>
      </w:pPr>
      <w:r>
        <w:rPr>
          <w:rFonts w:ascii="Cambria" w:hAnsi="Cambria"/>
          <w:b/>
          <w:bCs/>
        </w:rPr>
        <w:br w:type="page"/>
      </w:r>
      <w:r w:rsidR="000D13EF" w:rsidRPr="002C4C81">
        <w:rPr>
          <w:rFonts w:ascii="Cambria" w:hAnsi="Cambria"/>
          <w:b/>
          <w:bCs/>
        </w:rPr>
        <w:lastRenderedPageBreak/>
        <w:t>Assessment of Viable Models</w:t>
      </w:r>
    </w:p>
    <w:p w14:paraId="7DC61357" w14:textId="48473AE1" w:rsidR="00080909" w:rsidRPr="00080909" w:rsidRDefault="001F2179" w:rsidP="00020B0E">
      <w:pPr>
        <w:spacing w:line="480" w:lineRule="auto"/>
        <w:ind w:firstLine="720"/>
        <w:rPr>
          <w:rFonts w:ascii="Cambria" w:hAnsi="Cambria"/>
        </w:rPr>
      </w:pPr>
      <w:r>
        <w:rPr>
          <w:rFonts w:ascii="Cambria" w:hAnsi="Cambria"/>
        </w:rPr>
        <w:t xml:space="preserve">To build a series of successful predictive models for the five </w:t>
      </w:r>
      <w:r w:rsidR="00B016A0">
        <w:rPr>
          <w:rFonts w:ascii="Cambria" w:hAnsi="Cambria"/>
          <w:noProof/>
        </w:rPr>
        <w:t>primary study outcome</w:t>
      </w:r>
      <w:r w:rsidR="00B016A0">
        <w:rPr>
          <w:rFonts w:ascii="Cambria" w:hAnsi="Cambria"/>
        </w:rPr>
        <w:t xml:space="preserve"> </w:t>
      </w:r>
      <w:r>
        <w:rPr>
          <w:rFonts w:ascii="Cambria" w:hAnsi="Cambria"/>
        </w:rPr>
        <w:t xml:space="preserve">variables, the appropriate statistical model for each must first be decided. </w:t>
      </w:r>
      <w:commentRangeStart w:id="5"/>
      <w:r>
        <w:rPr>
          <w:rFonts w:ascii="Cambria" w:hAnsi="Cambria"/>
        </w:rPr>
        <w:t xml:space="preserve">Because the shapes of the response </w:t>
      </w:r>
      <w:r w:rsidR="005E62C7">
        <w:rPr>
          <w:rFonts w:ascii="Cambria" w:hAnsi="Cambria"/>
        </w:rPr>
        <w:t xml:space="preserve">variable </w:t>
      </w:r>
      <w:r>
        <w:rPr>
          <w:rFonts w:ascii="Cambria" w:hAnsi="Cambria"/>
        </w:rPr>
        <w:t>histograms suggest the appropriateness of distributions from the exponential family</w:t>
      </w:r>
      <w:commentRangeEnd w:id="5"/>
      <w:r w:rsidR="0011187C">
        <w:rPr>
          <w:rStyle w:val="CommentReference"/>
        </w:rPr>
        <w:commentReference w:id="5"/>
      </w:r>
      <w:r>
        <w:rPr>
          <w:rFonts w:ascii="Cambria" w:hAnsi="Cambria"/>
        </w:rPr>
        <w:t>, Generalized Linear Models will be relied upon</w:t>
      </w:r>
      <w:r w:rsidR="00080909">
        <w:rPr>
          <w:rFonts w:ascii="Cambria" w:hAnsi="Cambria"/>
        </w:rPr>
        <w:t xml:space="preserve"> for all modeling. Some GLMs, however, are not appropriate for use with certain data. </w:t>
      </w:r>
      <w:r w:rsidR="00353D8F">
        <w:rPr>
          <w:rFonts w:ascii="Cambria" w:hAnsi="Cambria"/>
        </w:rPr>
        <w:t xml:space="preserve">For example, both Gamma and Inverse Gaussian GLMs require response values to be greater than zero in order to converge, so using them to model </w:t>
      </w:r>
      <w:r w:rsidR="00353D8F">
        <w:rPr>
          <w:rFonts w:ascii="Cambria" w:hAnsi="Cambria"/>
          <w:i/>
          <w:iCs/>
        </w:rPr>
        <w:t>WaitForBed</w:t>
      </w:r>
      <w:r w:rsidR="00353D8F">
        <w:rPr>
          <w:rFonts w:ascii="Cambria" w:hAnsi="Cambria"/>
        </w:rPr>
        <w:t xml:space="preserve"> or </w:t>
      </w:r>
      <w:r w:rsidR="00353D8F">
        <w:rPr>
          <w:rFonts w:ascii="Cambria" w:hAnsi="Cambria"/>
          <w:i/>
          <w:iCs/>
        </w:rPr>
        <w:t xml:space="preserve">LWBSrate </w:t>
      </w:r>
      <w:r w:rsidR="00353D8F">
        <w:rPr>
          <w:rFonts w:ascii="Cambria" w:hAnsi="Cambria"/>
        </w:rPr>
        <w:t xml:space="preserve">would be inappropriate. Poisson and Negative Binomial GLMs, on the other hand, require that response values be non-negative integer counts, so their use with </w:t>
      </w:r>
      <w:r w:rsidR="00353D8F">
        <w:rPr>
          <w:rFonts w:ascii="Cambria" w:hAnsi="Cambria"/>
          <w:i/>
          <w:iCs/>
        </w:rPr>
        <w:t xml:space="preserve">LWBSrate </w:t>
      </w:r>
      <w:r w:rsidR="00353D8F">
        <w:rPr>
          <w:rFonts w:ascii="Cambria" w:hAnsi="Cambria"/>
        </w:rPr>
        <w:t xml:space="preserve">would again be </w:t>
      </w:r>
      <w:r w:rsidR="00080909">
        <w:rPr>
          <w:rFonts w:ascii="Cambria" w:hAnsi="Cambria"/>
        </w:rPr>
        <w:t>ill-suited</w:t>
      </w:r>
      <w:r w:rsidR="00353D8F">
        <w:rPr>
          <w:rFonts w:ascii="Cambria" w:hAnsi="Cambria"/>
        </w:rPr>
        <w:t>. As a result, only GLMs that would be statistically appropriate for a given response variable are</w:t>
      </w:r>
      <w:r w:rsidR="00080909">
        <w:rPr>
          <w:rFonts w:ascii="Cambria" w:hAnsi="Cambria"/>
        </w:rPr>
        <w:t xml:space="preserve"> considered. For the special case where </w:t>
      </w:r>
      <w:proofErr w:type="spellStart"/>
      <w:r w:rsidR="00080909">
        <w:rPr>
          <w:rFonts w:ascii="Cambria" w:hAnsi="Cambria"/>
          <w:i/>
          <w:iCs/>
        </w:rPr>
        <w:t>LWBSate</w:t>
      </w:r>
      <w:proofErr w:type="spellEnd"/>
      <w:r w:rsidR="00080909">
        <w:rPr>
          <w:rFonts w:ascii="Cambria" w:hAnsi="Cambria"/>
        </w:rPr>
        <w:t xml:space="preserve"> is modeled using a Beta GLM, </w:t>
      </w:r>
      <w:r w:rsidR="008252D5">
        <w:rPr>
          <w:rFonts w:ascii="Cambria" w:hAnsi="Cambria"/>
        </w:rPr>
        <w:t>since</w:t>
      </w:r>
      <w:r w:rsidR="00080909">
        <w:rPr>
          <w:rFonts w:ascii="Cambria" w:hAnsi="Cambria"/>
        </w:rPr>
        <w:t xml:space="preserve"> response</w:t>
      </w:r>
      <w:r w:rsidR="008252D5">
        <w:rPr>
          <w:rFonts w:ascii="Cambria" w:hAnsi="Cambria"/>
        </w:rPr>
        <w:t xml:space="preserve"> values are </w:t>
      </w:r>
      <w:r w:rsidR="00080909">
        <w:rPr>
          <w:rFonts w:ascii="Cambria" w:hAnsi="Cambria"/>
        </w:rPr>
        <w:t>proportions</w:t>
      </w:r>
      <w:r w:rsidR="008252D5">
        <w:rPr>
          <w:rFonts w:ascii="Cambria" w:hAnsi="Cambria"/>
        </w:rPr>
        <w:t xml:space="preserve"> that include zero</w:t>
      </w:r>
      <w:r w:rsidR="00080909">
        <w:rPr>
          <w:rFonts w:ascii="Cambria" w:hAnsi="Cambria"/>
        </w:rPr>
        <w:t>,</w:t>
      </w:r>
      <w:r w:rsidR="008252D5">
        <w:rPr>
          <w:rFonts w:ascii="Cambria" w:hAnsi="Cambria"/>
        </w:rPr>
        <w:t xml:space="preserve"> and Beta regression only accepts response values between 0 and 1,</w:t>
      </w:r>
      <w:r w:rsidR="00080909">
        <w:rPr>
          <w:rFonts w:ascii="Cambria" w:hAnsi="Cambria"/>
        </w:rPr>
        <w:t xml:space="preserve"> </w:t>
      </w:r>
      <w:r w:rsidR="008252D5">
        <w:rPr>
          <w:rFonts w:ascii="Cambria" w:hAnsi="Cambria"/>
        </w:rPr>
        <w:t>we employ a transformation to move</w:t>
      </w:r>
      <w:del w:id="6" w:author="David Borchers" w:date="2020-08-29T06:36:00Z">
        <w:r w:rsidR="008252D5" w:rsidDel="00BB0E68">
          <w:rPr>
            <w:rFonts w:ascii="Cambria" w:hAnsi="Cambria"/>
          </w:rPr>
          <w:delText>s</w:delText>
        </w:r>
      </w:del>
      <w:r w:rsidR="008252D5">
        <w:rPr>
          <w:rFonts w:ascii="Cambria" w:hAnsi="Cambria"/>
        </w:rPr>
        <w:t xml:space="preserve"> values off of these extremes (Smithson &amp; </w:t>
      </w:r>
      <w:proofErr w:type="spellStart"/>
      <w:r w:rsidR="008252D5">
        <w:rPr>
          <w:rFonts w:ascii="Cambria" w:hAnsi="Cambria"/>
        </w:rPr>
        <w:t>Verkuilen</w:t>
      </w:r>
      <w:proofErr w:type="spellEnd"/>
      <w:r w:rsidR="008252D5">
        <w:rPr>
          <w:rFonts w:ascii="Cambria" w:hAnsi="Cambria"/>
        </w:rPr>
        <w:t>, 2006)</w:t>
      </w:r>
      <w:r w:rsidR="008C550D">
        <w:rPr>
          <w:rFonts w:ascii="Cambria" w:hAnsi="Cambria"/>
        </w:rPr>
        <w:t xml:space="preserve"> prior to model construction</w:t>
      </w:r>
      <w:r w:rsidR="008252D5">
        <w:rPr>
          <w:rFonts w:ascii="Cambria" w:hAnsi="Cambria"/>
        </w:rPr>
        <w:t xml:space="preserve">. </w:t>
      </w:r>
    </w:p>
    <w:p w14:paraId="6BB2E2DE" w14:textId="579039C3" w:rsidR="000D13EF" w:rsidRDefault="008C550D" w:rsidP="00020B0E">
      <w:pPr>
        <w:spacing w:line="480" w:lineRule="auto"/>
        <w:ind w:firstLine="720"/>
        <w:rPr>
          <w:rFonts w:ascii="Cambria" w:hAnsi="Cambria"/>
        </w:rPr>
      </w:pPr>
      <w:r>
        <w:rPr>
          <w:rFonts w:ascii="Cambria" w:hAnsi="Cambria"/>
        </w:rPr>
        <w:t xml:space="preserve"> A large set of</w:t>
      </w:r>
      <w:r w:rsidR="00080909">
        <w:rPr>
          <w:rFonts w:ascii="Cambria" w:hAnsi="Cambria"/>
        </w:rPr>
        <w:t xml:space="preserve"> models </w:t>
      </w:r>
      <w:r>
        <w:rPr>
          <w:rFonts w:ascii="Cambria" w:hAnsi="Cambria"/>
        </w:rPr>
        <w:t xml:space="preserve">for each </w:t>
      </w:r>
      <w:r w:rsidR="00B016A0">
        <w:rPr>
          <w:rFonts w:ascii="Cambria" w:hAnsi="Cambria"/>
          <w:noProof/>
        </w:rPr>
        <w:t>primary study outcome</w:t>
      </w:r>
      <w:r w:rsidR="00B016A0">
        <w:rPr>
          <w:rFonts w:ascii="Cambria" w:hAnsi="Cambria"/>
        </w:rPr>
        <w:t xml:space="preserve"> </w:t>
      </w:r>
      <w:r>
        <w:rPr>
          <w:rFonts w:ascii="Cambria" w:hAnsi="Cambria"/>
        </w:rPr>
        <w:t>variable is</w:t>
      </w:r>
      <w:r w:rsidR="00080909">
        <w:rPr>
          <w:rFonts w:ascii="Cambria" w:hAnsi="Cambria"/>
        </w:rPr>
        <w:t xml:space="preserve"> </w:t>
      </w:r>
      <w:r>
        <w:rPr>
          <w:rFonts w:ascii="Cambria" w:hAnsi="Cambria"/>
        </w:rPr>
        <w:t>then built</w:t>
      </w:r>
      <w:r w:rsidR="00080909">
        <w:rPr>
          <w:rFonts w:ascii="Cambria" w:hAnsi="Cambria"/>
        </w:rPr>
        <w:t xml:space="preserve"> using only the race/ethnicity variables as predictors</w:t>
      </w:r>
      <w:r>
        <w:rPr>
          <w:rFonts w:ascii="Cambria" w:hAnsi="Cambria"/>
        </w:rPr>
        <w:t xml:space="preserve">. </w:t>
      </w:r>
      <w:r w:rsidR="001141B2">
        <w:rPr>
          <w:rFonts w:ascii="Cambria" w:hAnsi="Cambria"/>
        </w:rPr>
        <w:t xml:space="preserve">Each model features a different combination of response distribution (Normal, Inverse Normal, Gamma, Poisson, Negative Binomial, or Beta) and link function (log, inverse, identity, etc.). Models are assessed using </w:t>
      </w:r>
      <w:proofErr w:type="spellStart"/>
      <w:r w:rsidR="001141B2">
        <w:rPr>
          <w:rFonts w:ascii="Cambria" w:hAnsi="Cambria"/>
        </w:rPr>
        <w:t>Aikaike’s</w:t>
      </w:r>
      <w:proofErr w:type="spellEnd"/>
      <w:r w:rsidR="001141B2">
        <w:rPr>
          <w:rFonts w:ascii="Cambria" w:hAnsi="Cambria"/>
        </w:rPr>
        <w:t xml:space="preserve"> information criterion (AIC), a common </w:t>
      </w:r>
      <w:commentRangeStart w:id="7"/>
      <w:r w:rsidR="001141B2">
        <w:rPr>
          <w:rFonts w:ascii="Cambria" w:hAnsi="Cambria"/>
        </w:rPr>
        <w:t>estimator of model performance</w:t>
      </w:r>
      <w:r w:rsidR="00020B0E">
        <w:rPr>
          <w:rFonts w:ascii="Cambria" w:hAnsi="Cambria"/>
        </w:rPr>
        <w:t xml:space="preserve"> </w:t>
      </w:r>
      <w:commentRangeEnd w:id="7"/>
      <w:r w:rsidR="00BB0E68">
        <w:rPr>
          <w:rStyle w:val="CommentReference"/>
        </w:rPr>
        <w:commentReference w:id="7"/>
      </w:r>
      <w:r w:rsidR="00020B0E">
        <w:rPr>
          <w:rFonts w:ascii="Cambria" w:hAnsi="Cambria"/>
        </w:rPr>
        <w:t>for models built with the data</w:t>
      </w:r>
      <w:del w:id="8" w:author="David Borchers" w:date="2020-08-29T06:43:00Z">
        <w:r w:rsidR="00020B0E" w:rsidDel="00BB0E68">
          <w:rPr>
            <w:rFonts w:ascii="Cambria" w:hAnsi="Cambria"/>
          </w:rPr>
          <w:delText xml:space="preserve"> underlying data</w:delText>
        </w:r>
      </w:del>
      <w:r w:rsidR="001141B2">
        <w:rPr>
          <w:rFonts w:ascii="Cambria" w:hAnsi="Cambria"/>
        </w:rPr>
        <w:t xml:space="preserve">. </w:t>
      </w:r>
      <w:ins w:id="9" w:author="David Borchers" w:date="2020-08-29T06:43:00Z">
        <w:r w:rsidR="00515A79">
          <w:rPr>
            <w:rFonts w:ascii="Cambria" w:hAnsi="Cambria"/>
          </w:rPr>
          <w:t>Models were then chosen on</w:t>
        </w:r>
      </w:ins>
      <w:ins w:id="10" w:author="David Borchers" w:date="2020-08-29T06:44:00Z">
        <w:r w:rsidR="00515A79">
          <w:rPr>
            <w:rFonts w:ascii="Cambria" w:hAnsi="Cambria"/>
          </w:rPr>
          <w:t xml:space="preserve"> the basis of their AIC values and the </w:t>
        </w:r>
      </w:ins>
      <w:del w:id="11" w:author="David Borchers" w:date="2020-08-29T06:43:00Z">
        <w:r w:rsidR="001141B2" w:rsidDel="00515A79">
          <w:rPr>
            <w:rFonts w:ascii="Cambria" w:hAnsi="Cambria"/>
          </w:rPr>
          <w:delText xml:space="preserve">These assessments are then weighed against </w:delText>
        </w:r>
        <w:r w:rsidR="00020B0E" w:rsidDel="00515A79">
          <w:rPr>
            <w:rFonts w:ascii="Cambria" w:hAnsi="Cambria"/>
          </w:rPr>
          <w:delText xml:space="preserve">the </w:delText>
        </w:r>
      </w:del>
      <w:r w:rsidR="00020B0E">
        <w:rPr>
          <w:rFonts w:ascii="Cambria" w:hAnsi="Cambria"/>
        </w:rPr>
        <w:t xml:space="preserve">ease of model coefficient interpretation, which in the case of </w:t>
      </w:r>
      <w:r w:rsidR="00020B0E">
        <w:rPr>
          <w:rFonts w:ascii="Cambria" w:hAnsi="Cambria"/>
          <w:i/>
          <w:iCs/>
        </w:rPr>
        <w:t>AdmitLOS</w:t>
      </w:r>
      <w:r w:rsidR="00020B0E">
        <w:rPr>
          <w:rFonts w:ascii="Cambria" w:hAnsi="Cambria"/>
        </w:rPr>
        <w:t xml:space="preserve"> and </w:t>
      </w:r>
      <w:r w:rsidR="00020B0E">
        <w:rPr>
          <w:rFonts w:ascii="Cambria" w:hAnsi="Cambria"/>
          <w:i/>
          <w:iCs/>
        </w:rPr>
        <w:t>MHLOS</w:t>
      </w:r>
      <w:r w:rsidR="00020B0E">
        <w:rPr>
          <w:rFonts w:ascii="Cambria" w:hAnsi="Cambria"/>
        </w:rPr>
        <w:t xml:space="preserve"> led to the selection of a model that performs slightly worse according to AIC but whose results are much easier to interpret than the alternative. The </w:t>
      </w:r>
      <w:del w:id="12" w:author="David Borchers" w:date="2020-08-29T06:44:00Z">
        <w:r w:rsidR="00020B0E" w:rsidDel="00515A79">
          <w:rPr>
            <w:rFonts w:ascii="Cambria" w:hAnsi="Cambria"/>
          </w:rPr>
          <w:delText xml:space="preserve">optimal </w:delText>
        </w:r>
      </w:del>
      <w:ins w:id="13" w:author="David Borchers" w:date="2020-08-29T06:44:00Z">
        <w:r w:rsidR="00515A79">
          <w:rPr>
            <w:rFonts w:ascii="Cambria" w:hAnsi="Cambria"/>
          </w:rPr>
          <w:t xml:space="preserve">chosen </w:t>
        </w:r>
      </w:ins>
      <w:r w:rsidR="00020B0E">
        <w:rPr>
          <w:rFonts w:ascii="Cambria" w:hAnsi="Cambria"/>
        </w:rPr>
        <w:t xml:space="preserve">model for each </w:t>
      </w:r>
      <w:r w:rsidR="00B016A0">
        <w:rPr>
          <w:rFonts w:ascii="Cambria" w:hAnsi="Cambria"/>
          <w:noProof/>
        </w:rPr>
        <w:t>primary study outcome</w:t>
      </w:r>
      <w:r w:rsidR="00B016A0">
        <w:rPr>
          <w:rFonts w:ascii="Cambria" w:hAnsi="Cambria"/>
        </w:rPr>
        <w:t xml:space="preserve"> </w:t>
      </w:r>
      <w:r w:rsidR="00020B0E">
        <w:rPr>
          <w:rFonts w:ascii="Cambria" w:hAnsi="Cambria"/>
        </w:rPr>
        <w:t>variable is displayed below.</w:t>
      </w:r>
    </w:p>
    <w:p w14:paraId="56DC47C5" w14:textId="77777777" w:rsidR="00020B0E" w:rsidRPr="002C4C81" w:rsidRDefault="00020B0E" w:rsidP="00020B0E">
      <w:pPr>
        <w:spacing w:line="480" w:lineRule="auto"/>
        <w:ind w:firstLine="720"/>
        <w:rPr>
          <w:rFonts w:ascii="Cambria" w:hAnsi="Cambria"/>
        </w:rPr>
      </w:pPr>
    </w:p>
    <w:tbl>
      <w:tblPr>
        <w:tblStyle w:val="TableGrid"/>
        <w:tblW w:w="0" w:type="auto"/>
        <w:tblInd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3690"/>
      </w:tblGrid>
      <w:tr w:rsidR="000D13EF" w:rsidRPr="002C4C81" w14:paraId="35B19226" w14:textId="77777777" w:rsidTr="00286B2B">
        <w:tc>
          <w:tcPr>
            <w:tcW w:w="2430" w:type="dxa"/>
          </w:tcPr>
          <w:p w14:paraId="48B64CDE" w14:textId="77777777" w:rsidR="000D13EF" w:rsidRPr="002C4C81" w:rsidRDefault="000D13EF" w:rsidP="00286B2B">
            <w:pPr>
              <w:spacing w:line="276" w:lineRule="auto"/>
              <w:rPr>
                <w:rFonts w:ascii="Cambria" w:hAnsi="Cambria"/>
                <w:b/>
                <w:bCs/>
                <w:u w:val="single"/>
              </w:rPr>
            </w:pPr>
            <w:r w:rsidRPr="002C4C81">
              <w:rPr>
                <w:rFonts w:ascii="Cambria" w:hAnsi="Cambria"/>
                <w:b/>
                <w:bCs/>
                <w:u w:val="single"/>
              </w:rPr>
              <w:lastRenderedPageBreak/>
              <w:t>Response Variable</w:t>
            </w:r>
          </w:p>
        </w:tc>
        <w:tc>
          <w:tcPr>
            <w:tcW w:w="3690" w:type="dxa"/>
          </w:tcPr>
          <w:p w14:paraId="14AFC1FC" w14:textId="77777777" w:rsidR="000D13EF" w:rsidRPr="002C4C81" w:rsidRDefault="000D13EF" w:rsidP="00286B2B">
            <w:pPr>
              <w:spacing w:line="276" w:lineRule="auto"/>
              <w:rPr>
                <w:rFonts w:ascii="Cambria" w:hAnsi="Cambria"/>
                <w:b/>
                <w:bCs/>
                <w:u w:val="single"/>
              </w:rPr>
            </w:pPr>
            <w:r w:rsidRPr="002C4C81">
              <w:rPr>
                <w:rFonts w:ascii="Cambria" w:hAnsi="Cambria"/>
                <w:b/>
                <w:bCs/>
                <w:u w:val="single"/>
              </w:rPr>
              <w:t>Model Selected</w:t>
            </w:r>
          </w:p>
        </w:tc>
      </w:tr>
      <w:tr w:rsidR="000D13EF" w:rsidRPr="002C4C81" w14:paraId="14C7FAA7" w14:textId="77777777" w:rsidTr="00286B2B">
        <w:tc>
          <w:tcPr>
            <w:tcW w:w="2430" w:type="dxa"/>
          </w:tcPr>
          <w:p w14:paraId="78409F15" w14:textId="77777777" w:rsidR="000D13EF" w:rsidRPr="002C4C81" w:rsidRDefault="000D13EF" w:rsidP="00286B2B">
            <w:pPr>
              <w:spacing w:line="276" w:lineRule="auto"/>
              <w:rPr>
                <w:rFonts w:ascii="Cambria" w:hAnsi="Cambria"/>
                <w:i/>
                <w:iCs/>
              </w:rPr>
            </w:pPr>
            <w:r w:rsidRPr="002C4C81">
              <w:rPr>
                <w:rFonts w:ascii="Cambria" w:hAnsi="Cambria"/>
                <w:i/>
                <w:iCs/>
                <w:shd w:val="clear" w:color="auto" w:fill="FFFFFF"/>
              </w:rPr>
              <w:t>AdmitLOS</w:t>
            </w:r>
          </w:p>
        </w:tc>
        <w:tc>
          <w:tcPr>
            <w:tcW w:w="3690" w:type="dxa"/>
          </w:tcPr>
          <w:p w14:paraId="6223DC51" w14:textId="77777777" w:rsidR="000D13EF" w:rsidRPr="002C4C81" w:rsidRDefault="000D13EF" w:rsidP="00286B2B">
            <w:pPr>
              <w:spacing w:line="276" w:lineRule="auto"/>
              <w:rPr>
                <w:rFonts w:ascii="Cambria" w:hAnsi="Cambria"/>
              </w:rPr>
            </w:pPr>
            <w:r w:rsidRPr="002C4C81">
              <w:rPr>
                <w:rFonts w:ascii="Cambria" w:hAnsi="Cambria"/>
                <w:shd w:val="clear" w:color="auto" w:fill="FFFFFF"/>
              </w:rPr>
              <w:t>Gamma GLM with Log Link</w:t>
            </w:r>
          </w:p>
        </w:tc>
      </w:tr>
      <w:tr w:rsidR="000D13EF" w:rsidRPr="002C4C81" w14:paraId="5C8698F8" w14:textId="77777777" w:rsidTr="00286B2B">
        <w:tc>
          <w:tcPr>
            <w:tcW w:w="2430" w:type="dxa"/>
          </w:tcPr>
          <w:p w14:paraId="56E7895F" w14:textId="77777777" w:rsidR="000D13EF" w:rsidRPr="002C4C81" w:rsidRDefault="000D13EF" w:rsidP="00286B2B">
            <w:pPr>
              <w:spacing w:line="276" w:lineRule="auto"/>
              <w:rPr>
                <w:rFonts w:ascii="Cambria" w:hAnsi="Cambria"/>
                <w:i/>
                <w:iCs/>
              </w:rPr>
            </w:pPr>
            <w:r w:rsidRPr="002C4C81">
              <w:rPr>
                <w:rFonts w:ascii="Cambria" w:hAnsi="Cambria"/>
                <w:i/>
                <w:iCs/>
                <w:shd w:val="clear" w:color="auto" w:fill="FFFFFF"/>
              </w:rPr>
              <w:t>WaitForBed</w:t>
            </w:r>
          </w:p>
        </w:tc>
        <w:tc>
          <w:tcPr>
            <w:tcW w:w="3690" w:type="dxa"/>
          </w:tcPr>
          <w:p w14:paraId="0B8DDDE7" w14:textId="77777777" w:rsidR="000D13EF" w:rsidRPr="002C4C81" w:rsidRDefault="000D13EF" w:rsidP="00286B2B">
            <w:pPr>
              <w:spacing w:line="276" w:lineRule="auto"/>
              <w:rPr>
                <w:rFonts w:ascii="Cambria" w:hAnsi="Cambria"/>
              </w:rPr>
            </w:pPr>
            <w:commentRangeStart w:id="14"/>
            <w:r w:rsidRPr="002C4C81">
              <w:rPr>
                <w:rFonts w:ascii="Cambria" w:hAnsi="Cambria"/>
                <w:shd w:val="clear" w:color="auto" w:fill="FFFFFF"/>
              </w:rPr>
              <w:t>Negative Binomial GLM</w:t>
            </w:r>
            <w:commentRangeEnd w:id="14"/>
            <w:r w:rsidR="00515A79">
              <w:rPr>
                <w:rStyle w:val="CommentReference"/>
              </w:rPr>
              <w:commentReference w:id="14"/>
            </w:r>
          </w:p>
        </w:tc>
      </w:tr>
      <w:tr w:rsidR="000D13EF" w:rsidRPr="002C4C81" w14:paraId="0C0233B9" w14:textId="77777777" w:rsidTr="00286B2B">
        <w:tc>
          <w:tcPr>
            <w:tcW w:w="2430" w:type="dxa"/>
          </w:tcPr>
          <w:p w14:paraId="32A748D2" w14:textId="77777777" w:rsidR="000D13EF" w:rsidRPr="002C4C81" w:rsidRDefault="000D13EF" w:rsidP="00286B2B">
            <w:pPr>
              <w:spacing w:line="276" w:lineRule="auto"/>
              <w:rPr>
                <w:rFonts w:ascii="Cambria" w:hAnsi="Cambria"/>
                <w:i/>
                <w:iCs/>
              </w:rPr>
            </w:pPr>
            <w:r w:rsidRPr="002C4C81">
              <w:rPr>
                <w:rFonts w:ascii="Cambria" w:hAnsi="Cambria"/>
                <w:i/>
                <w:iCs/>
              </w:rPr>
              <w:t>Non</w:t>
            </w:r>
            <w:r w:rsidRPr="002C4C81">
              <w:rPr>
                <w:rFonts w:ascii="Cambria" w:hAnsi="Cambria"/>
                <w:i/>
                <w:iCs/>
                <w:shd w:val="clear" w:color="auto" w:fill="FFFFFF"/>
              </w:rPr>
              <w:t>AdmitLOS</w:t>
            </w:r>
          </w:p>
        </w:tc>
        <w:tc>
          <w:tcPr>
            <w:tcW w:w="3690" w:type="dxa"/>
          </w:tcPr>
          <w:p w14:paraId="56A17B40" w14:textId="77777777" w:rsidR="000D13EF" w:rsidRPr="002C4C81" w:rsidRDefault="000D13EF" w:rsidP="00286B2B">
            <w:pPr>
              <w:spacing w:line="276" w:lineRule="auto"/>
              <w:rPr>
                <w:rFonts w:ascii="Cambria" w:hAnsi="Cambria"/>
              </w:rPr>
            </w:pPr>
            <w:r w:rsidRPr="002C4C81">
              <w:rPr>
                <w:rFonts w:ascii="Cambria" w:hAnsi="Cambria"/>
                <w:shd w:val="clear" w:color="auto" w:fill="FFFFFF"/>
              </w:rPr>
              <w:t>Gamma GLM with Identity Link</w:t>
            </w:r>
          </w:p>
        </w:tc>
      </w:tr>
      <w:tr w:rsidR="000D13EF" w:rsidRPr="002C4C81" w14:paraId="2258E92D" w14:textId="77777777" w:rsidTr="00286B2B">
        <w:tc>
          <w:tcPr>
            <w:tcW w:w="2430" w:type="dxa"/>
          </w:tcPr>
          <w:p w14:paraId="4B870225" w14:textId="77777777" w:rsidR="000D13EF" w:rsidRPr="002C4C81" w:rsidRDefault="000D13EF" w:rsidP="00286B2B">
            <w:pPr>
              <w:spacing w:line="276" w:lineRule="auto"/>
              <w:rPr>
                <w:rFonts w:ascii="Cambria" w:hAnsi="Cambria"/>
                <w:i/>
                <w:iCs/>
              </w:rPr>
            </w:pPr>
            <w:r w:rsidRPr="002C4C81">
              <w:rPr>
                <w:rFonts w:ascii="Cambria" w:hAnsi="Cambria"/>
                <w:i/>
                <w:iCs/>
                <w:shd w:val="clear" w:color="auto" w:fill="FFFFFF"/>
              </w:rPr>
              <w:t>MHLOS</w:t>
            </w:r>
          </w:p>
        </w:tc>
        <w:tc>
          <w:tcPr>
            <w:tcW w:w="3690" w:type="dxa"/>
          </w:tcPr>
          <w:p w14:paraId="156A194A" w14:textId="77777777" w:rsidR="000D13EF" w:rsidRPr="002C4C81" w:rsidRDefault="000D13EF" w:rsidP="00286B2B">
            <w:pPr>
              <w:spacing w:line="276" w:lineRule="auto"/>
              <w:rPr>
                <w:rFonts w:ascii="Cambria" w:hAnsi="Cambria"/>
                <w:color w:val="0000FF"/>
              </w:rPr>
            </w:pPr>
            <w:r w:rsidRPr="002C4C81">
              <w:rPr>
                <w:rFonts w:ascii="Cambria" w:hAnsi="Cambria"/>
                <w:shd w:val="clear" w:color="auto" w:fill="FFFFFF"/>
              </w:rPr>
              <w:t>Inverse Gaussian GLM with Log Link</w:t>
            </w:r>
          </w:p>
        </w:tc>
      </w:tr>
      <w:tr w:rsidR="000D13EF" w:rsidRPr="002C4C81" w14:paraId="094A82F7" w14:textId="77777777" w:rsidTr="00286B2B">
        <w:tc>
          <w:tcPr>
            <w:tcW w:w="2430" w:type="dxa"/>
          </w:tcPr>
          <w:p w14:paraId="47F62D27" w14:textId="77777777" w:rsidR="000D13EF" w:rsidRPr="002C4C81" w:rsidRDefault="000D13EF" w:rsidP="00286B2B">
            <w:pPr>
              <w:spacing w:line="276" w:lineRule="auto"/>
              <w:rPr>
                <w:rFonts w:ascii="Cambria" w:hAnsi="Cambria"/>
                <w:i/>
                <w:iCs/>
              </w:rPr>
            </w:pPr>
            <w:r w:rsidRPr="002C4C81">
              <w:rPr>
                <w:rFonts w:ascii="Cambria" w:hAnsi="Cambria"/>
                <w:i/>
                <w:iCs/>
                <w:shd w:val="clear" w:color="auto" w:fill="FFFFFF"/>
              </w:rPr>
              <w:t>LWBSrate</w:t>
            </w:r>
          </w:p>
        </w:tc>
        <w:tc>
          <w:tcPr>
            <w:tcW w:w="3690" w:type="dxa"/>
          </w:tcPr>
          <w:p w14:paraId="4A2F07C9" w14:textId="77777777" w:rsidR="000D13EF" w:rsidRPr="002C4C81" w:rsidRDefault="000D13EF" w:rsidP="00286B2B">
            <w:pPr>
              <w:spacing w:line="276" w:lineRule="auto"/>
              <w:rPr>
                <w:rFonts w:ascii="Cambria" w:hAnsi="Cambria"/>
              </w:rPr>
            </w:pPr>
            <w:r w:rsidRPr="002C4C81">
              <w:rPr>
                <w:rFonts w:ascii="Cambria" w:hAnsi="Cambria"/>
                <w:shd w:val="clear" w:color="auto" w:fill="FFFFFF"/>
              </w:rPr>
              <w:t>Beta GLM with Log Link</w:t>
            </w:r>
          </w:p>
        </w:tc>
      </w:tr>
    </w:tbl>
    <w:p w14:paraId="2AF0687A" w14:textId="40A8EA78" w:rsidR="00435298" w:rsidRPr="00816E24" w:rsidRDefault="00B86C13" w:rsidP="00B86C13">
      <w:pPr>
        <w:spacing w:before="240"/>
        <w:jc w:val="center"/>
        <w:rPr>
          <w:rFonts w:ascii="Cambria" w:hAnsi="Cambria"/>
        </w:rPr>
      </w:pPr>
      <w:r w:rsidRPr="00816E24">
        <w:rPr>
          <w:rFonts w:ascii="Cambria" w:hAnsi="Cambria"/>
        </w:rPr>
        <w:t xml:space="preserve">TABLE 6: Optimal Models for Each </w:t>
      </w:r>
      <w:r w:rsidR="005E62C7">
        <w:rPr>
          <w:rFonts w:ascii="Cambria" w:hAnsi="Cambria"/>
        </w:rPr>
        <w:t>Primary Study Outcome Variable</w:t>
      </w:r>
    </w:p>
    <w:p w14:paraId="449FC708" w14:textId="77777777" w:rsidR="00B86C13" w:rsidRDefault="00B86C13" w:rsidP="00435298">
      <w:pPr>
        <w:rPr>
          <w:rFonts w:ascii="Cambria" w:hAnsi="Cambria"/>
          <w:b/>
          <w:bCs/>
        </w:rPr>
      </w:pPr>
    </w:p>
    <w:p w14:paraId="147571A5" w14:textId="68F7D27B" w:rsidR="00435298" w:rsidRDefault="00435298" w:rsidP="006852CE">
      <w:pPr>
        <w:spacing w:line="480" w:lineRule="auto"/>
        <w:rPr>
          <w:rFonts w:ascii="Cambria" w:hAnsi="Cambria"/>
          <w:b/>
          <w:bCs/>
        </w:rPr>
      </w:pPr>
      <w:r>
        <w:rPr>
          <w:rFonts w:ascii="Cambria" w:hAnsi="Cambria"/>
          <w:b/>
          <w:bCs/>
        </w:rPr>
        <w:t>Model Structure</w:t>
      </w:r>
    </w:p>
    <w:p w14:paraId="33168DDC" w14:textId="11841AFE" w:rsidR="005A5A4C" w:rsidRDefault="00435298" w:rsidP="005A5A4C">
      <w:pPr>
        <w:spacing w:line="480" w:lineRule="auto"/>
        <w:ind w:firstLine="720"/>
        <w:rPr>
          <w:rFonts w:ascii="Cambria" w:hAnsi="Cambria"/>
          <w:i/>
          <w:iCs/>
        </w:rPr>
      </w:pPr>
      <w:r>
        <w:rPr>
          <w:rFonts w:ascii="Cambria" w:hAnsi="Cambria"/>
        </w:rPr>
        <w:t xml:space="preserve">The goal </w:t>
      </w:r>
      <w:r w:rsidR="002504B7">
        <w:rPr>
          <w:rFonts w:ascii="Cambria" w:hAnsi="Cambria"/>
        </w:rPr>
        <w:t xml:space="preserve">in constructing these models is to observe the influence of race/ethnicity on the five </w:t>
      </w:r>
      <w:r w:rsidR="005E62C7">
        <w:rPr>
          <w:rFonts w:ascii="Cambria" w:hAnsi="Cambria"/>
        </w:rPr>
        <w:t>primary study outcome</w:t>
      </w:r>
      <w:r w:rsidR="002504B7">
        <w:rPr>
          <w:rFonts w:ascii="Cambria" w:hAnsi="Cambria"/>
        </w:rPr>
        <w:t xml:space="preserve"> variables. For each </w:t>
      </w:r>
      <w:r w:rsidR="005E62C7">
        <w:rPr>
          <w:rFonts w:ascii="Cambria" w:hAnsi="Cambria"/>
        </w:rPr>
        <w:t>primary study outcome</w:t>
      </w:r>
      <w:r w:rsidR="002504B7">
        <w:rPr>
          <w:rFonts w:ascii="Cambria" w:hAnsi="Cambria"/>
        </w:rPr>
        <w:t xml:space="preserve">, four models are presented that evaluate whether </w:t>
      </w:r>
      <w:r w:rsidR="009D7216">
        <w:rPr>
          <w:rFonts w:ascii="Cambria" w:hAnsi="Cambria"/>
        </w:rPr>
        <w:t xml:space="preserve">or not </w:t>
      </w:r>
      <w:r w:rsidR="002504B7">
        <w:rPr>
          <w:rFonts w:ascii="Cambria" w:hAnsi="Cambria"/>
        </w:rPr>
        <w:t>th</w:t>
      </w:r>
      <w:r w:rsidR="009D7216">
        <w:rPr>
          <w:rFonts w:ascii="Cambria" w:hAnsi="Cambria"/>
        </w:rPr>
        <w:t xml:space="preserve">e </w:t>
      </w:r>
      <w:r w:rsidR="002504B7">
        <w:rPr>
          <w:rFonts w:ascii="Cambria" w:hAnsi="Cambria"/>
        </w:rPr>
        <w:t xml:space="preserve">influence </w:t>
      </w:r>
      <w:r w:rsidR="009D7216">
        <w:rPr>
          <w:rFonts w:ascii="Cambria" w:hAnsi="Cambria"/>
        </w:rPr>
        <w:t xml:space="preserve">of each race/ethnicity variable </w:t>
      </w:r>
      <w:r w:rsidR="006E6170">
        <w:rPr>
          <w:rFonts w:ascii="Cambria" w:hAnsi="Cambria"/>
        </w:rPr>
        <w:t xml:space="preserve">is </w:t>
      </w:r>
      <w:r w:rsidR="002504B7">
        <w:rPr>
          <w:rFonts w:ascii="Cambria" w:hAnsi="Cambria"/>
        </w:rPr>
        <w:t xml:space="preserve">statistically significant </w:t>
      </w:r>
      <w:r w:rsidR="006E6170">
        <w:rPr>
          <w:rFonts w:ascii="Cambria" w:hAnsi="Cambria"/>
        </w:rPr>
        <w:t>at the 95% level. The structure of the</w:t>
      </w:r>
      <w:r w:rsidR="00FF4DB4">
        <w:rPr>
          <w:rFonts w:ascii="Cambria" w:hAnsi="Cambria"/>
        </w:rPr>
        <w:t xml:space="preserve"> </w:t>
      </w:r>
      <w:r w:rsidR="006E6170">
        <w:rPr>
          <w:rFonts w:ascii="Cambria" w:hAnsi="Cambria"/>
        </w:rPr>
        <w:t>four models</w:t>
      </w:r>
      <w:r w:rsidR="00FF4DB4">
        <w:rPr>
          <w:rFonts w:ascii="Cambria" w:hAnsi="Cambria"/>
        </w:rPr>
        <w:t xml:space="preserve"> </w:t>
      </w:r>
      <w:r w:rsidR="009D7216">
        <w:rPr>
          <w:rFonts w:ascii="Cambria" w:hAnsi="Cambria"/>
        </w:rPr>
        <w:t>built</w:t>
      </w:r>
      <w:r w:rsidR="00FF4DB4">
        <w:rPr>
          <w:rFonts w:ascii="Cambria" w:hAnsi="Cambria"/>
        </w:rPr>
        <w:t xml:space="preserve"> for each response variable </w:t>
      </w:r>
      <w:r w:rsidR="009D7216">
        <w:rPr>
          <w:rFonts w:ascii="Cambria" w:hAnsi="Cambria"/>
        </w:rPr>
        <w:t>is</w:t>
      </w:r>
      <w:r w:rsidR="00FF4DB4">
        <w:rPr>
          <w:rFonts w:ascii="Cambria" w:hAnsi="Cambria"/>
        </w:rPr>
        <w:t xml:space="preserve"> </w:t>
      </w:r>
      <w:r w:rsidR="005E62C7">
        <w:rPr>
          <w:rFonts w:ascii="Cambria" w:hAnsi="Cambria"/>
        </w:rPr>
        <w:t>outlined</w:t>
      </w:r>
      <w:r w:rsidR="00FF4DB4">
        <w:rPr>
          <w:rFonts w:ascii="Cambria" w:hAnsi="Cambria"/>
        </w:rPr>
        <w:t xml:space="preserve"> below. This structure </w:t>
      </w:r>
      <w:r w:rsidR="005E62C7">
        <w:rPr>
          <w:rFonts w:ascii="Cambria" w:hAnsi="Cambria"/>
        </w:rPr>
        <w:t>will show</w:t>
      </w:r>
      <w:r w:rsidR="00FF4DB4">
        <w:rPr>
          <w:rFonts w:ascii="Cambria" w:hAnsi="Cambria"/>
        </w:rPr>
        <w:t xml:space="preserve"> the influence of the race/ethnicity variables both as their own set of predictors, and as predictors in the presence of other independent variables. </w:t>
      </w:r>
    </w:p>
    <w:p w14:paraId="6FF5B761" w14:textId="77777777" w:rsidR="005A5A4C" w:rsidRDefault="006852CE" w:rsidP="005A5A4C">
      <w:pPr>
        <w:spacing w:line="480" w:lineRule="auto"/>
        <w:ind w:left="720" w:hanging="720"/>
        <w:rPr>
          <w:rFonts w:ascii="Cambria" w:hAnsi="Cambria"/>
        </w:rPr>
      </w:pPr>
      <w:r w:rsidRPr="00C92196">
        <w:rPr>
          <w:rFonts w:ascii="Cambria" w:hAnsi="Cambria"/>
          <w:b/>
          <w:bCs/>
        </w:rPr>
        <w:t>Model 1:</w:t>
      </w:r>
      <w:r w:rsidRPr="00800AB5">
        <w:rPr>
          <w:rFonts w:ascii="Cambria" w:hAnsi="Cambria"/>
        </w:rPr>
        <w:t xml:space="preserve"> Non-White Race/Ethnicity Variables Only</w:t>
      </w:r>
      <w:r w:rsidR="005A5A4C">
        <w:rPr>
          <w:rFonts w:ascii="Cambria" w:hAnsi="Cambria"/>
        </w:rPr>
        <w:t xml:space="preserve"> (</w:t>
      </w:r>
      <w:r w:rsidR="005A5A4C" w:rsidRPr="00800AB5">
        <w:rPr>
          <w:rFonts w:ascii="Cambria" w:hAnsi="Cambria"/>
          <w:i/>
          <w:iCs/>
        </w:rPr>
        <w:t>Asian</w:t>
      </w:r>
      <w:r w:rsidR="005A5A4C" w:rsidRPr="00800AB5">
        <w:rPr>
          <w:rFonts w:ascii="Cambria" w:hAnsi="Cambria"/>
        </w:rPr>
        <w:t xml:space="preserve">, </w:t>
      </w:r>
      <w:r w:rsidR="005A5A4C" w:rsidRPr="00800AB5">
        <w:rPr>
          <w:rFonts w:ascii="Cambria" w:hAnsi="Cambria"/>
          <w:i/>
          <w:iCs/>
        </w:rPr>
        <w:t>Black</w:t>
      </w:r>
      <w:r w:rsidR="005A5A4C" w:rsidRPr="00800AB5">
        <w:rPr>
          <w:rFonts w:ascii="Cambria" w:hAnsi="Cambria"/>
        </w:rPr>
        <w:t xml:space="preserve">, </w:t>
      </w:r>
      <w:r w:rsidR="005A5A4C" w:rsidRPr="00800AB5">
        <w:rPr>
          <w:rFonts w:ascii="Cambria" w:hAnsi="Cambria"/>
          <w:i/>
          <w:iCs/>
        </w:rPr>
        <w:t>Hispanic</w:t>
      </w:r>
      <w:r w:rsidR="005A5A4C" w:rsidRPr="00800AB5">
        <w:rPr>
          <w:rFonts w:ascii="Cambria" w:hAnsi="Cambria"/>
        </w:rPr>
        <w:t xml:space="preserve">, </w:t>
      </w:r>
      <w:r w:rsidR="005A5A4C" w:rsidRPr="00800AB5">
        <w:rPr>
          <w:rFonts w:ascii="Cambria" w:hAnsi="Cambria"/>
          <w:i/>
          <w:iCs/>
        </w:rPr>
        <w:t>Native American</w:t>
      </w:r>
      <w:r w:rsidR="005A5A4C">
        <w:rPr>
          <w:rFonts w:ascii="Cambria" w:hAnsi="Cambria"/>
        </w:rPr>
        <w:t>)</w:t>
      </w:r>
    </w:p>
    <w:p w14:paraId="699A8FD9" w14:textId="247EBF4C" w:rsidR="005A5A4C" w:rsidRDefault="006852CE" w:rsidP="005A5A4C">
      <w:pPr>
        <w:spacing w:line="480" w:lineRule="auto"/>
        <w:ind w:left="900" w:hanging="900"/>
        <w:rPr>
          <w:rFonts w:ascii="Cambria" w:hAnsi="Cambria"/>
          <w:u w:val="single"/>
        </w:rPr>
      </w:pPr>
      <w:r w:rsidRPr="00C92196">
        <w:rPr>
          <w:rFonts w:ascii="Cambria" w:hAnsi="Cambria"/>
          <w:b/>
          <w:bCs/>
        </w:rPr>
        <w:t>Model 2:</w:t>
      </w:r>
      <w:r w:rsidRPr="00800AB5">
        <w:rPr>
          <w:rFonts w:ascii="Cambria" w:hAnsi="Cambria"/>
        </w:rPr>
        <w:t xml:space="preserve"> Non-White Race/Ethnicity Variables + Other Demographics</w:t>
      </w:r>
      <w:r w:rsidR="005A5A4C">
        <w:rPr>
          <w:rFonts w:ascii="Cambria" w:hAnsi="Cambria"/>
        </w:rPr>
        <w:t xml:space="preserve"> (</w:t>
      </w:r>
      <w:r w:rsidR="005A5A4C" w:rsidRPr="00800AB5">
        <w:rPr>
          <w:rFonts w:ascii="Cambria" w:hAnsi="Cambria"/>
          <w:i/>
          <w:iCs/>
        </w:rPr>
        <w:t>Median Age</w:t>
      </w:r>
      <w:r w:rsidR="005A5A4C" w:rsidRPr="00800AB5">
        <w:rPr>
          <w:rFonts w:ascii="Cambria" w:hAnsi="Cambria"/>
        </w:rPr>
        <w:t xml:space="preserve">, </w:t>
      </w:r>
      <w:r w:rsidR="005A5A4C" w:rsidRPr="00800AB5">
        <w:rPr>
          <w:rFonts w:ascii="Cambria" w:hAnsi="Cambria"/>
          <w:i/>
          <w:iCs/>
        </w:rPr>
        <w:t xml:space="preserve">Medicaid </w:t>
      </w:r>
      <w:r w:rsidR="005A5A4C">
        <w:rPr>
          <w:rFonts w:ascii="Cambria" w:hAnsi="Cambria"/>
          <w:i/>
          <w:iCs/>
        </w:rPr>
        <w:t xml:space="preserve">  </w:t>
      </w:r>
      <w:r w:rsidR="005A5A4C" w:rsidRPr="00800AB5">
        <w:rPr>
          <w:rFonts w:ascii="Cambria" w:hAnsi="Cambria"/>
          <w:i/>
          <w:iCs/>
        </w:rPr>
        <w:t>Expansion</w:t>
      </w:r>
      <w:r w:rsidR="005A5A4C" w:rsidRPr="00800AB5">
        <w:rPr>
          <w:rFonts w:ascii="Cambria" w:hAnsi="Cambria"/>
        </w:rPr>
        <w:t xml:space="preserve">, </w:t>
      </w:r>
      <w:r w:rsidR="005A5A4C" w:rsidRPr="00800AB5">
        <w:rPr>
          <w:rFonts w:ascii="Cambria" w:hAnsi="Cambria"/>
          <w:i/>
          <w:iCs/>
        </w:rPr>
        <w:t>Rural Score</w:t>
      </w:r>
      <w:r w:rsidR="005A5A4C" w:rsidRPr="00800AB5">
        <w:rPr>
          <w:rFonts w:ascii="Cambria" w:hAnsi="Cambria"/>
        </w:rPr>
        <w:t xml:space="preserve">, </w:t>
      </w:r>
      <w:r w:rsidR="005A5A4C" w:rsidRPr="00800AB5">
        <w:rPr>
          <w:rFonts w:ascii="Cambria" w:hAnsi="Cambria"/>
          <w:i/>
          <w:iCs/>
        </w:rPr>
        <w:t>Sex Ratio</w:t>
      </w:r>
      <w:r w:rsidR="005A5A4C">
        <w:rPr>
          <w:rFonts w:ascii="Cambria" w:hAnsi="Cambria"/>
        </w:rPr>
        <w:t>)</w:t>
      </w:r>
    </w:p>
    <w:p w14:paraId="799E9AEC" w14:textId="77777777" w:rsidR="005A5A4C" w:rsidRDefault="006852CE" w:rsidP="005A5A4C">
      <w:pPr>
        <w:spacing w:line="480" w:lineRule="auto"/>
        <w:ind w:left="720" w:hanging="720"/>
        <w:rPr>
          <w:rFonts w:ascii="Cambria" w:hAnsi="Cambria"/>
          <w:u w:val="single"/>
        </w:rPr>
      </w:pPr>
      <w:r w:rsidRPr="00C92196">
        <w:rPr>
          <w:rFonts w:ascii="Cambria" w:hAnsi="Cambria"/>
          <w:b/>
          <w:bCs/>
        </w:rPr>
        <w:t>Model 3:</w:t>
      </w:r>
      <w:r w:rsidRPr="00800AB5">
        <w:rPr>
          <w:rFonts w:ascii="Cambria" w:hAnsi="Cambria"/>
        </w:rPr>
        <w:t xml:space="preserve"> Non-White Race/Ethnicity Variables + Hospital Variables</w:t>
      </w:r>
      <w:r w:rsidR="005A5A4C">
        <w:rPr>
          <w:rFonts w:ascii="Cambria" w:hAnsi="Cambria"/>
        </w:rPr>
        <w:t xml:space="preserve"> (</w:t>
      </w:r>
      <w:r w:rsidR="005A5A4C" w:rsidRPr="00800AB5">
        <w:rPr>
          <w:rFonts w:ascii="Cambria" w:hAnsi="Cambria"/>
          <w:i/>
          <w:iCs/>
        </w:rPr>
        <w:t>Beds</w:t>
      </w:r>
      <w:r w:rsidR="005A5A4C" w:rsidRPr="00800AB5">
        <w:rPr>
          <w:rFonts w:ascii="Cambria" w:hAnsi="Cambria"/>
        </w:rPr>
        <w:t xml:space="preserve">, </w:t>
      </w:r>
      <w:r w:rsidR="005A5A4C" w:rsidRPr="00800AB5">
        <w:rPr>
          <w:rFonts w:ascii="Cambria" w:hAnsi="Cambria"/>
          <w:i/>
          <w:iCs/>
        </w:rPr>
        <w:t>ED Volume</w:t>
      </w:r>
      <w:r w:rsidR="005A5A4C" w:rsidRPr="00800AB5">
        <w:rPr>
          <w:rFonts w:ascii="Cambria" w:hAnsi="Cambria"/>
        </w:rPr>
        <w:t xml:space="preserve">, </w:t>
      </w:r>
      <w:r w:rsidR="005A5A4C" w:rsidRPr="00800AB5">
        <w:rPr>
          <w:rFonts w:ascii="Cambria" w:hAnsi="Cambria"/>
          <w:i/>
          <w:iCs/>
        </w:rPr>
        <w:t>Rating</w:t>
      </w:r>
      <w:r w:rsidR="005A5A4C">
        <w:rPr>
          <w:rFonts w:ascii="Cambria" w:hAnsi="Cambria"/>
        </w:rPr>
        <w:t>)</w:t>
      </w:r>
    </w:p>
    <w:p w14:paraId="340CB429" w14:textId="3BB0EE0A" w:rsidR="006852CE" w:rsidRDefault="006852CE" w:rsidP="00B86C13">
      <w:pPr>
        <w:spacing w:line="480" w:lineRule="auto"/>
        <w:ind w:left="720" w:hanging="720"/>
        <w:rPr>
          <w:rFonts w:ascii="Cambria" w:hAnsi="Cambria"/>
          <w:u w:val="single"/>
        </w:rPr>
      </w:pPr>
      <w:r w:rsidRPr="00C92196">
        <w:rPr>
          <w:rFonts w:ascii="Cambria" w:hAnsi="Cambria"/>
          <w:b/>
          <w:bCs/>
        </w:rPr>
        <w:t>Model 4:</w:t>
      </w:r>
      <w:r w:rsidRPr="00800AB5">
        <w:rPr>
          <w:rFonts w:ascii="Cambria" w:hAnsi="Cambria"/>
        </w:rPr>
        <w:t xml:space="preserve"> Non-White Race</w:t>
      </w:r>
      <w:r>
        <w:rPr>
          <w:rFonts w:ascii="Cambria" w:hAnsi="Cambria"/>
        </w:rPr>
        <w:t>/Ethnicity Variables + Other Demographics + Hospital Variables</w:t>
      </w:r>
    </w:p>
    <w:p w14:paraId="7167D6E5" w14:textId="34A02D52" w:rsidR="00F40F46" w:rsidRDefault="00F40F46">
      <w:pPr>
        <w:rPr>
          <w:rFonts w:ascii="Cambria" w:hAnsi="Cambria"/>
          <w:b/>
          <w:bCs/>
        </w:rPr>
      </w:pPr>
    </w:p>
    <w:p w14:paraId="510565BC" w14:textId="77777777" w:rsidR="000359E3" w:rsidRDefault="000359E3">
      <w:pPr>
        <w:rPr>
          <w:rFonts w:ascii="Cambria" w:hAnsi="Cambria"/>
          <w:b/>
          <w:bCs/>
        </w:rPr>
      </w:pPr>
      <w:r>
        <w:rPr>
          <w:rFonts w:ascii="Cambria" w:hAnsi="Cambria"/>
          <w:b/>
          <w:bCs/>
        </w:rPr>
        <w:br w:type="page"/>
      </w:r>
    </w:p>
    <w:p w14:paraId="4DF77095" w14:textId="7FF765B2" w:rsidR="00DA1ADC" w:rsidRDefault="00DA1ADC" w:rsidP="00B86C13">
      <w:pPr>
        <w:spacing w:line="480" w:lineRule="auto"/>
        <w:rPr>
          <w:rFonts w:ascii="Cambria" w:hAnsi="Cambria"/>
          <w:b/>
          <w:bCs/>
        </w:rPr>
      </w:pPr>
      <w:r>
        <w:rPr>
          <w:rFonts w:ascii="Cambria" w:hAnsi="Cambria"/>
          <w:b/>
          <w:bCs/>
        </w:rPr>
        <w:lastRenderedPageBreak/>
        <w:t>Model Diagnostics</w:t>
      </w:r>
    </w:p>
    <w:p w14:paraId="20731543" w14:textId="341DC012" w:rsidR="00AD356B" w:rsidRDefault="005C0CB3" w:rsidP="00AD356B">
      <w:pPr>
        <w:spacing w:line="480" w:lineRule="auto"/>
        <w:ind w:firstLine="720"/>
        <w:rPr>
          <w:rFonts w:ascii="Cambria" w:hAnsi="Cambria"/>
        </w:rPr>
      </w:pPr>
      <w:r>
        <w:rPr>
          <w:rFonts w:ascii="Cambria" w:hAnsi="Cambria"/>
        </w:rPr>
        <w:t>The final step before presenting model results</w:t>
      </w:r>
      <w:r w:rsidR="00ED0296">
        <w:rPr>
          <w:rFonts w:ascii="Cambria" w:hAnsi="Cambria"/>
        </w:rPr>
        <w:t xml:space="preserve"> </w:t>
      </w:r>
      <w:r>
        <w:rPr>
          <w:rFonts w:ascii="Cambria" w:hAnsi="Cambria"/>
        </w:rPr>
        <w:t>is</w:t>
      </w:r>
      <w:r w:rsidR="00ED0296">
        <w:rPr>
          <w:rFonts w:ascii="Cambria" w:hAnsi="Cambria"/>
        </w:rPr>
        <w:t xml:space="preserve"> ensure</w:t>
      </w:r>
      <w:r>
        <w:rPr>
          <w:rFonts w:ascii="Cambria" w:hAnsi="Cambria"/>
        </w:rPr>
        <w:t xml:space="preserve"> </w:t>
      </w:r>
      <w:commentRangeStart w:id="15"/>
      <w:r>
        <w:rPr>
          <w:rFonts w:ascii="Cambria" w:hAnsi="Cambria"/>
        </w:rPr>
        <w:t>that extreme observations are excluded</w:t>
      </w:r>
      <w:commentRangeEnd w:id="15"/>
      <w:r w:rsidR="00515A79">
        <w:rPr>
          <w:rStyle w:val="CommentReference"/>
        </w:rPr>
        <w:commentReference w:id="15"/>
      </w:r>
      <w:r w:rsidR="00E7357D">
        <w:rPr>
          <w:rFonts w:ascii="Cambria" w:hAnsi="Cambria"/>
        </w:rPr>
        <w:t xml:space="preserve"> from analysis, and that each model is an appropriate statistical fit to the underlying data</w:t>
      </w:r>
      <w:r>
        <w:rPr>
          <w:rFonts w:ascii="Cambria" w:hAnsi="Cambria"/>
        </w:rPr>
        <w:t xml:space="preserve">. </w:t>
      </w:r>
      <w:r w:rsidR="00ED0296">
        <w:rPr>
          <w:rFonts w:ascii="Cambria" w:hAnsi="Cambria"/>
        </w:rPr>
        <w:t>This task is accomplished in f</w:t>
      </w:r>
      <w:r w:rsidR="00C81559">
        <w:rPr>
          <w:rFonts w:ascii="Cambria" w:hAnsi="Cambria"/>
        </w:rPr>
        <w:t>ive</w:t>
      </w:r>
      <w:r w:rsidR="00ED0296">
        <w:rPr>
          <w:rFonts w:ascii="Cambria" w:hAnsi="Cambria"/>
        </w:rPr>
        <w:t xml:space="preserve"> parts</w:t>
      </w:r>
      <w:r>
        <w:rPr>
          <w:rFonts w:ascii="Cambria" w:hAnsi="Cambria"/>
        </w:rPr>
        <w:t xml:space="preserve">: </w:t>
      </w:r>
      <w:r w:rsidR="00E7357D">
        <w:rPr>
          <w:rFonts w:ascii="Cambria" w:hAnsi="Cambria"/>
        </w:rPr>
        <w:t xml:space="preserve">treatment and removal of outliers, </w:t>
      </w:r>
      <w:r w:rsidR="00485931">
        <w:rPr>
          <w:rFonts w:ascii="Cambria" w:hAnsi="Cambria"/>
        </w:rPr>
        <w:t xml:space="preserve">a check for multicollinearity, </w:t>
      </w:r>
      <w:r w:rsidR="00ED0296">
        <w:rPr>
          <w:rFonts w:ascii="Cambria" w:hAnsi="Cambria"/>
        </w:rPr>
        <w:t>evaluation of statistical independence, assessment of homoscedasticity,</w:t>
      </w:r>
      <w:r w:rsidR="00E7357D">
        <w:rPr>
          <w:rFonts w:ascii="Cambria" w:hAnsi="Cambria"/>
        </w:rPr>
        <w:t xml:space="preserve"> </w:t>
      </w:r>
      <w:r w:rsidR="00ED0296">
        <w:rPr>
          <w:rFonts w:ascii="Cambria" w:hAnsi="Cambria"/>
        </w:rPr>
        <w:t>confirmation of linearity on the link scale</w:t>
      </w:r>
      <w:r w:rsidR="00485931">
        <w:rPr>
          <w:rFonts w:ascii="Cambria" w:hAnsi="Cambria"/>
        </w:rPr>
        <w:t xml:space="preserve">. </w:t>
      </w:r>
      <w:r w:rsidR="00F40F46">
        <w:rPr>
          <w:rFonts w:ascii="Cambria" w:hAnsi="Cambria"/>
        </w:rPr>
        <w:t xml:space="preserve">While failure to adhere to model assumptions </w:t>
      </w:r>
      <w:r w:rsidR="0084698F">
        <w:rPr>
          <w:rFonts w:ascii="Cambria" w:hAnsi="Cambria"/>
        </w:rPr>
        <w:t>does not necessarily</w:t>
      </w:r>
      <w:r w:rsidR="00F40F46">
        <w:rPr>
          <w:rFonts w:ascii="Cambria" w:hAnsi="Cambria"/>
        </w:rPr>
        <w:t xml:space="preserve"> nullify the results</w:t>
      </w:r>
      <w:r w:rsidR="0084698F">
        <w:rPr>
          <w:rFonts w:ascii="Cambria" w:hAnsi="Cambria"/>
        </w:rPr>
        <w:t xml:space="preserve"> of a model, any conclusions reached based on </w:t>
      </w:r>
      <w:r w:rsidR="00FB0616">
        <w:rPr>
          <w:rFonts w:ascii="Cambria" w:hAnsi="Cambria"/>
        </w:rPr>
        <w:t>such a</w:t>
      </w:r>
      <w:r w:rsidR="0084698F">
        <w:rPr>
          <w:rFonts w:ascii="Cambria" w:hAnsi="Cambria"/>
        </w:rPr>
        <w:t xml:space="preserve"> model </w:t>
      </w:r>
      <w:r w:rsidR="00FB0616">
        <w:rPr>
          <w:rFonts w:ascii="Cambria" w:hAnsi="Cambria"/>
        </w:rPr>
        <w:t>will be</w:t>
      </w:r>
      <w:r w:rsidR="0084698F">
        <w:rPr>
          <w:rFonts w:ascii="Cambria" w:hAnsi="Cambria"/>
        </w:rPr>
        <w:t xml:space="preserve"> taken with a grain of salt. </w:t>
      </w:r>
    </w:p>
    <w:p w14:paraId="2F3E408B" w14:textId="78121339" w:rsidR="00F40F46" w:rsidRDefault="00A46C64" w:rsidP="00C92196">
      <w:pPr>
        <w:spacing w:line="480" w:lineRule="auto"/>
        <w:ind w:firstLine="720"/>
        <w:rPr>
          <w:rFonts w:ascii="Cambria" w:hAnsi="Cambria"/>
        </w:rPr>
      </w:pPr>
      <w:r>
        <w:rPr>
          <w:rFonts w:ascii="Cambria" w:hAnsi="Cambria"/>
        </w:rPr>
        <w:t>First</w:t>
      </w:r>
      <w:r w:rsidR="005C0CB3">
        <w:rPr>
          <w:rFonts w:ascii="Cambria" w:hAnsi="Cambria"/>
        </w:rPr>
        <w:t xml:space="preserve">, in order to </w:t>
      </w:r>
      <w:r w:rsidR="00E7357D">
        <w:rPr>
          <w:rFonts w:ascii="Cambria" w:hAnsi="Cambria"/>
        </w:rPr>
        <w:t xml:space="preserve">have statistical confidence in the </w:t>
      </w:r>
      <w:r w:rsidR="005C0CB3">
        <w:rPr>
          <w:rFonts w:ascii="Cambria" w:hAnsi="Cambria"/>
        </w:rPr>
        <w:t>model results, it is important to ensure that models are not overly influenced by a small number of observations with abnormally large residuals. For that reason,</w:t>
      </w:r>
      <w:r w:rsidR="00F40F46">
        <w:rPr>
          <w:rFonts w:ascii="Cambria" w:hAnsi="Cambria"/>
        </w:rPr>
        <w:t xml:space="preserve"> we inspect the </w:t>
      </w:r>
      <w:commentRangeStart w:id="16"/>
      <w:r w:rsidR="00F40F46">
        <w:rPr>
          <w:rFonts w:ascii="Cambria" w:hAnsi="Cambria"/>
        </w:rPr>
        <w:t xml:space="preserve">dataset </w:t>
      </w:r>
      <w:commentRangeEnd w:id="16"/>
      <w:r w:rsidR="00F107AC">
        <w:rPr>
          <w:rStyle w:val="CommentReference"/>
        </w:rPr>
        <w:commentReference w:id="16"/>
      </w:r>
      <w:r w:rsidR="00F40F46">
        <w:rPr>
          <w:rFonts w:ascii="Cambria" w:hAnsi="Cambria"/>
        </w:rPr>
        <w:t>for outliers.</w:t>
      </w:r>
      <w:r w:rsidR="005C0CB3">
        <w:rPr>
          <w:rFonts w:ascii="Cambria" w:hAnsi="Cambria"/>
        </w:rPr>
        <w:t xml:space="preserve"> Cook’s Distance plots are </w:t>
      </w:r>
      <w:r w:rsidR="00966601">
        <w:rPr>
          <w:rFonts w:ascii="Cambria" w:hAnsi="Cambria"/>
        </w:rPr>
        <w:t>outputted</w:t>
      </w:r>
      <w:r w:rsidR="005C0CB3">
        <w:rPr>
          <w:rFonts w:ascii="Cambria" w:hAnsi="Cambria"/>
        </w:rPr>
        <w:t xml:space="preserve"> for all twenty models, and all observations with a CD value of 0.5 or higher are removed. </w:t>
      </w:r>
      <w:r w:rsidR="00EB114E">
        <w:rPr>
          <w:rFonts w:ascii="Cambria" w:hAnsi="Cambria"/>
        </w:rPr>
        <w:t>This resulted in a</w:t>
      </w:r>
      <w:r w:rsidR="005C0CB3">
        <w:rPr>
          <w:rFonts w:ascii="Cambria" w:hAnsi="Cambria"/>
        </w:rPr>
        <w:t xml:space="preserve"> single observation </w:t>
      </w:r>
      <w:r w:rsidR="00EB114E">
        <w:rPr>
          <w:rFonts w:ascii="Cambria" w:hAnsi="Cambria"/>
        </w:rPr>
        <w:t>being</w:t>
      </w:r>
      <w:r w:rsidR="005C0CB3">
        <w:rPr>
          <w:rFonts w:ascii="Cambria" w:hAnsi="Cambria"/>
        </w:rPr>
        <w:t xml:space="preserve"> removed from</w:t>
      </w:r>
      <w:r w:rsidR="00EB114E">
        <w:rPr>
          <w:rFonts w:ascii="Cambria" w:hAnsi="Cambria"/>
        </w:rPr>
        <w:t xml:space="preserve"> three of the models. The </w:t>
      </w:r>
      <w:proofErr w:type="spellStart"/>
      <w:r w:rsidR="00EB114E">
        <w:rPr>
          <w:rFonts w:ascii="Cambria" w:hAnsi="Cambria"/>
          <w:i/>
          <w:iCs/>
        </w:rPr>
        <w:t>outlierTest</w:t>
      </w:r>
      <w:proofErr w:type="spellEnd"/>
      <w:r w:rsidR="00EB114E">
        <w:rPr>
          <w:rFonts w:ascii="Cambria" w:hAnsi="Cambria"/>
        </w:rPr>
        <w:t xml:space="preserve"> function (Fox &amp; Weisberg, 2019) is then used to report Bonferroni p-values for each observation and rank them by extremeness. Any observations with a p-value lower than 0.005 are also removed. </w:t>
      </w:r>
    </w:p>
    <w:p w14:paraId="2B327FF7" w14:textId="45A97913" w:rsidR="00C81559" w:rsidRDefault="00C81559" w:rsidP="00C92196">
      <w:pPr>
        <w:spacing w:line="480" w:lineRule="auto"/>
        <w:ind w:firstLine="720"/>
        <w:rPr>
          <w:rFonts w:ascii="Cambria" w:hAnsi="Cambria"/>
        </w:rPr>
      </w:pPr>
      <w:r>
        <w:rPr>
          <w:rFonts w:ascii="Cambria" w:hAnsi="Cambria"/>
        </w:rPr>
        <w:t>Second, we exa</w:t>
      </w:r>
      <w:r w:rsidR="000602B5">
        <w:rPr>
          <w:rFonts w:ascii="Cambria" w:hAnsi="Cambria"/>
        </w:rPr>
        <w:t xml:space="preserve">mine our models for multicollinearity, </w:t>
      </w:r>
      <w:r w:rsidR="000602B5" w:rsidRPr="000602B5">
        <w:rPr>
          <w:rFonts w:ascii="Cambria" w:hAnsi="Cambria"/>
        </w:rPr>
        <w:t>a phenomenon where two or more independent variables in a model are so highly correlated that their contributions to the model cannot be meaningfully distinguished from one another.</w:t>
      </w:r>
      <w:r w:rsidR="000602B5">
        <w:rPr>
          <w:rFonts w:ascii="Cambria" w:hAnsi="Cambria"/>
        </w:rPr>
        <w:t xml:space="preserve"> One way to measure for high correlation between independent variables is to compute their Variance Inflation Factor (VIF) values. </w:t>
      </w:r>
      <w:r w:rsidR="0043156E">
        <w:rPr>
          <w:rFonts w:ascii="Cambria" w:hAnsi="Cambria"/>
        </w:rPr>
        <w:t>Depending on the author, VIF values above 5 (</w:t>
      </w:r>
      <w:proofErr w:type="spellStart"/>
      <w:r w:rsidR="0043156E">
        <w:rPr>
          <w:rFonts w:ascii="Cambria" w:hAnsi="Cambria"/>
        </w:rPr>
        <w:t>Ringle</w:t>
      </w:r>
      <w:proofErr w:type="spellEnd"/>
      <w:r w:rsidR="0043156E">
        <w:rPr>
          <w:rFonts w:ascii="Cambria" w:hAnsi="Cambria"/>
        </w:rPr>
        <w:t xml:space="preserve">, Wende &amp; Becker, 2015) or above 10 (Hair et al., 1995) are to be considered concerning, and if that is the case, it is recommended that at least one of the independent variables be transformed or removed. Luckily, models in this study feature independent variables that are most uncorrelated with one another. The highest VIF value encountered across the twenty models is 2.63, for </w:t>
      </w:r>
      <w:r w:rsidR="00DD6D76">
        <w:rPr>
          <w:rFonts w:ascii="Cambria" w:hAnsi="Cambria"/>
          <w:i/>
          <w:iCs/>
        </w:rPr>
        <w:t>ED</w:t>
      </w:r>
      <w:r w:rsidR="00A12B48">
        <w:rPr>
          <w:rFonts w:ascii="Cambria" w:hAnsi="Cambria"/>
          <w:i/>
          <w:iCs/>
        </w:rPr>
        <w:t xml:space="preserve"> </w:t>
      </w:r>
      <w:r w:rsidR="00DD6D76">
        <w:rPr>
          <w:rFonts w:ascii="Cambria" w:hAnsi="Cambria"/>
          <w:i/>
          <w:iCs/>
        </w:rPr>
        <w:t>Volume</w:t>
      </w:r>
      <w:r w:rsidR="00DD6D76">
        <w:rPr>
          <w:rFonts w:ascii="Cambria" w:hAnsi="Cambria"/>
        </w:rPr>
        <w:t xml:space="preserve"> as part of </w:t>
      </w:r>
      <w:proofErr w:type="spellStart"/>
      <w:r w:rsidR="00DD6D76">
        <w:rPr>
          <w:rFonts w:ascii="Cambria" w:hAnsi="Cambria"/>
          <w:i/>
          <w:iCs/>
        </w:rPr>
        <w:t>AdmiLOS</w:t>
      </w:r>
      <w:proofErr w:type="spellEnd"/>
      <w:r w:rsidR="00DD6D76">
        <w:rPr>
          <w:rFonts w:ascii="Cambria" w:hAnsi="Cambria"/>
        </w:rPr>
        <w:t xml:space="preserve"> Model 4. </w:t>
      </w:r>
    </w:p>
    <w:p w14:paraId="708F8FBC" w14:textId="069DAA29" w:rsidR="00DD6D76" w:rsidRPr="00DD6D76" w:rsidRDefault="00485931" w:rsidP="00C92196">
      <w:pPr>
        <w:spacing w:line="480" w:lineRule="auto"/>
        <w:ind w:firstLine="720"/>
        <w:rPr>
          <w:rFonts w:ascii="Cambria" w:hAnsi="Cambria"/>
        </w:rPr>
      </w:pPr>
      <w:r>
        <w:rPr>
          <w:rFonts w:ascii="Cambria" w:hAnsi="Cambria"/>
        </w:rPr>
        <w:lastRenderedPageBreak/>
        <w:t xml:space="preserve">The final three steps involve checking several statistical assumptions: independence, </w:t>
      </w:r>
      <w:commentRangeStart w:id="17"/>
      <w:r>
        <w:rPr>
          <w:rFonts w:ascii="Cambria" w:hAnsi="Cambria"/>
        </w:rPr>
        <w:t>homoscedasticity</w:t>
      </w:r>
      <w:commentRangeEnd w:id="17"/>
      <w:r w:rsidR="00F107AC">
        <w:rPr>
          <w:rStyle w:val="CommentReference"/>
        </w:rPr>
        <w:commentReference w:id="17"/>
      </w:r>
      <w:r>
        <w:rPr>
          <w:rFonts w:ascii="Cambria" w:hAnsi="Cambria"/>
        </w:rPr>
        <w:t xml:space="preserve">, and linearity on the link scale. Graphical checks of each assumption for each response variable’s Model 4 can be found in the Appendix.  To begin, while observations in the dataset were entered into the model in order of Medicare Facility ID, the graphs of residuals versus run (Figure </w:t>
      </w:r>
      <w:r w:rsidR="00645355">
        <w:rPr>
          <w:rFonts w:ascii="Cambria" w:hAnsi="Cambria"/>
        </w:rPr>
        <w:t>A-7</w:t>
      </w:r>
      <w:r>
        <w:rPr>
          <w:rFonts w:ascii="Cambria" w:hAnsi="Cambria"/>
        </w:rPr>
        <w:t xml:space="preserve">) order do not reveal any notable patterns that might suggest serial correlation. This provides us no evidence with which to reject the assumption of independence, so independence can reasonably be confirmed. Next, </w:t>
      </w:r>
      <w:r w:rsidR="00D77B2A">
        <w:rPr>
          <w:rFonts w:ascii="Cambria" w:hAnsi="Cambria"/>
        </w:rPr>
        <w:t xml:space="preserve">homoscedasticity is verified via </w:t>
      </w:r>
      <w:r>
        <w:rPr>
          <w:rFonts w:ascii="Cambria" w:hAnsi="Cambria"/>
        </w:rPr>
        <w:t>a similar lack of pattern is discovered in the residuals versus fitted values plots (</w:t>
      </w:r>
      <w:commentRangeStart w:id="18"/>
      <w:r>
        <w:rPr>
          <w:rFonts w:ascii="Cambria" w:hAnsi="Cambria"/>
        </w:rPr>
        <w:t xml:space="preserve">Figure </w:t>
      </w:r>
      <w:r w:rsidR="00645355">
        <w:rPr>
          <w:rFonts w:ascii="Cambria" w:hAnsi="Cambria"/>
        </w:rPr>
        <w:t>A-6</w:t>
      </w:r>
      <w:commentRangeEnd w:id="18"/>
      <w:r w:rsidR="00F107AC">
        <w:rPr>
          <w:rStyle w:val="CommentReference"/>
        </w:rPr>
        <w:commentReference w:id="18"/>
      </w:r>
      <w:r>
        <w:rPr>
          <w:rFonts w:ascii="Cambria" w:hAnsi="Cambria"/>
        </w:rPr>
        <w:t>)</w:t>
      </w:r>
      <w:r w:rsidR="00D77B2A">
        <w:rPr>
          <w:rFonts w:ascii="Cambria" w:hAnsi="Cambria"/>
        </w:rPr>
        <w:t xml:space="preserve">. </w:t>
      </w:r>
      <w:r w:rsidR="005B23CA">
        <w:rPr>
          <w:rFonts w:ascii="Cambria" w:hAnsi="Cambria"/>
        </w:rPr>
        <w:t xml:space="preserve">Though the effect of Medicare’s rounding of </w:t>
      </w:r>
      <w:r w:rsidR="005B23CA">
        <w:rPr>
          <w:rFonts w:ascii="Cambria" w:hAnsi="Cambria"/>
          <w:i/>
          <w:iCs/>
        </w:rPr>
        <w:t>LWBSrate</w:t>
      </w:r>
      <w:r w:rsidR="005B23CA">
        <w:rPr>
          <w:rFonts w:ascii="Cambria" w:hAnsi="Cambria"/>
        </w:rPr>
        <w:t xml:space="preserve"> to the nearest 1% is clearly visible, s</w:t>
      </w:r>
      <w:r w:rsidR="00D77B2A">
        <w:rPr>
          <w:rFonts w:ascii="Cambria" w:hAnsi="Cambria"/>
        </w:rPr>
        <w:t xml:space="preserve">catter </w:t>
      </w:r>
      <w:r w:rsidR="005B23CA">
        <w:rPr>
          <w:rFonts w:ascii="Cambria" w:hAnsi="Cambria"/>
        </w:rPr>
        <w:t xml:space="preserve">is </w:t>
      </w:r>
      <w:r w:rsidR="00D77B2A">
        <w:rPr>
          <w:rFonts w:ascii="Cambria" w:hAnsi="Cambria"/>
        </w:rPr>
        <w:t xml:space="preserve">approximately </w:t>
      </w:r>
      <w:commentRangeStart w:id="19"/>
      <w:r w:rsidR="00D77B2A">
        <w:rPr>
          <w:rFonts w:ascii="Cambria" w:hAnsi="Cambria"/>
        </w:rPr>
        <w:t xml:space="preserve">random </w:t>
      </w:r>
      <w:commentRangeEnd w:id="19"/>
      <w:r w:rsidR="003212EC">
        <w:rPr>
          <w:rStyle w:val="CommentReference"/>
        </w:rPr>
        <w:commentReference w:id="19"/>
      </w:r>
      <w:r w:rsidR="00D77B2A">
        <w:rPr>
          <w:rFonts w:ascii="Cambria" w:hAnsi="Cambria"/>
        </w:rPr>
        <w:t xml:space="preserve">across the range of fitted values for each </w:t>
      </w:r>
      <w:r w:rsidR="005B23CA">
        <w:rPr>
          <w:rFonts w:ascii="Cambria" w:hAnsi="Cambria"/>
        </w:rPr>
        <w:t>of the other four response variables</w:t>
      </w:r>
      <w:r>
        <w:rPr>
          <w:rFonts w:ascii="Cambria" w:hAnsi="Cambria"/>
        </w:rPr>
        <w:t>.</w:t>
      </w:r>
      <w:r w:rsidR="00D77B2A">
        <w:rPr>
          <w:rFonts w:ascii="Cambria" w:hAnsi="Cambria"/>
        </w:rPr>
        <w:t xml:space="preserve"> </w:t>
      </w:r>
      <w:r>
        <w:rPr>
          <w:rFonts w:ascii="Cambria" w:hAnsi="Cambria"/>
        </w:rPr>
        <w:t xml:space="preserve">Finally, </w:t>
      </w:r>
      <w:r w:rsidR="005B23CA">
        <w:rPr>
          <w:rFonts w:ascii="Cambria" w:hAnsi="Cambria"/>
        </w:rPr>
        <w:t xml:space="preserve">linearity </w:t>
      </w:r>
      <w:ins w:id="20" w:author="David Borchers" w:date="2020-08-29T07:02:00Z">
        <w:r w:rsidR="003212EC">
          <w:rPr>
            <w:rFonts w:ascii="Cambria" w:hAnsi="Cambria"/>
          </w:rPr>
          <w:t xml:space="preserve">on the link scale </w:t>
        </w:r>
      </w:ins>
      <w:r w:rsidR="005B23CA">
        <w:rPr>
          <w:rFonts w:ascii="Cambria" w:hAnsi="Cambria"/>
        </w:rPr>
        <w:t>is assessed</w:t>
      </w:r>
      <w:r w:rsidR="00DD5D92">
        <w:rPr>
          <w:rFonts w:ascii="Cambria" w:hAnsi="Cambria"/>
        </w:rPr>
        <w:t xml:space="preserve"> and confirmed</w:t>
      </w:r>
      <w:r w:rsidR="00D77B2A">
        <w:rPr>
          <w:rFonts w:ascii="Cambria" w:hAnsi="Cambria"/>
        </w:rPr>
        <w:t xml:space="preserve">. The results </w:t>
      </w:r>
      <w:r w:rsidR="000E29DC">
        <w:rPr>
          <w:rFonts w:ascii="Cambria" w:hAnsi="Cambria"/>
        </w:rPr>
        <w:t xml:space="preserve">of the Q-Q plots created </w:t>
      </w:r>
      <w:commentRangeStart w:id="21"/>
      <w:r w:rsidR="000E29DC">
        <w:rPr>
          <w:rFonts w:ascii="Cambria" w:hAnsi="Cambria"/>
        </w:rPr>
        <w:t xml:space="preserve">for that purpose </w:t>
      </w:r>
      <w:commentRangeEnd w:id="21"/>
      <w:r w:rsidR="003212EC">
        <w:rPr>
          <w:rStyle w:val="CommentReference"/>
        </w:rPr>
        <w:commentReference w:id="21"/>
      </w:r>
      <w:r w:rsidR="000E29DC">
        <w:rPr>
          <w:rFonts w:ascii="Cambria" w:hAnsi="Cambria"/>
        </w:rPr>
        <w:t>(F</w:t>
      </w:r>
      <w:r w:rsidR="00645355">
        <w:rPr>
          <w:rFonts w:ascii="Cambria" w:hAnsi="Cambria"/>
        </w:rPr>
        <w:t>igure</w:t>
      </w:r>
      <w:r w:rsidR="000E29DC">
        <w:rPr>
          <w:rFonts w:ascii="Cambria" w:hAnsi="Cambria"/>
        </w:rPr>
        <w:t xml:space="preserve"> A-</w:t>
      </w:r>
      <w:r w:rsidR="00645355">
        <w:rPr>
          <w:rFonts w:ascii="Cambria" w:hAnsi="Cambria"/>
        </w:rPr>
        <w:t>8</w:t>
      </w:r>
      <w:r w:rsidR="000E29DC">
        <w:rPr>
          <w:rFonts w:ascii="Cambria" w:hAnsi="Cambria"/>
        </w:rPr>
        <w:t xml:space="preserve">) are </w:t>
      </w:r>
      <w:r w:rsidR="00D77B2A">
        <w:rPr>
          <w:rFonts w:ascii="Cambria" w:hAnsi="Cambria"/>
        </w:rPr>
        <w:t>comparatively more dubious, as the observed values for several of the models stray significant from the</w:t>
      </w:r>
      <w:r w:rsidR="005B23CA">
        <w:rPr>
          <w:rFonts w:ascii="Cambria" w:hAnsi="Cambria"/>
        </w:rPr>
        <w:t xml:space="preserve">ir respective </w:t>
      </w:r>
      <w:r w:rsidR="00D77B2A">
        <w:rPr>
          <w:rFonts w:ascii="Cambria" w:hAnsi="Cambria"/>
        </w:rPr>
        <w:t>diagonal line</w:t>
      </w:r>
      <w:r w:rsidR="005B23CA">
        <w:rPr>
          <w:rFonts w:ascii="Cambria" w:hAnsi="Cambria"/>
        </w:rPr>
        <w:t>s</w:t>
      </w:r>
      <w:r w:rsidR="00D77B2A">
        <w:rPr>
          <w:rFonts w:ascii="Cambria" w:hAnsi="Cambria"/>
        </w:rPr>
        <w:t>, particularly</w:t>
      </w:r>
      <w:r w:rsidR="000E29DC">
        <w:rPr>
          <w:rFonts w:ascii="Cambria" w:hAnsi="Cambria"/>
        </w:rPr>
        <w:t xml:space="preserve"> the model of</w:t>
      </w:r>
      <w:r w:rsidR="00D77B2A">
        <w:rPr>
          <w:rFonts w:ascii="Cambria" w:hAnsi="Cambria"/>
        </w:rPr>
        <w:t xml:space="preserve"> </w:t>
      </w:r>
      <w:r w:rsidR="00D77B2A">
        <w:rPr>
          <w:rFonts w:ascii="Cambria" w:hAnsi="Cambria"/>
          <w:i/>
          <w:iCs/>
        </w:rPr>
        <w:t>LWBSrate</w:t>
      </w:r>
      <w:r>
        <w:rPr>
          <w:rFonts w:ascii="Cambria" w:hAnsi="Cambria"/>
        </w:rPr>
        <w:t xml:space="preserve">. </w:t>
      </w:r>
      <w:r w:rsidR="005B23CA">
        <w:rPr>
          <w:rFonts w:ascii="Cambria" w:hAnsi="Cambria"/>
        </w:rPr>
        <w:t xml:space="preserve">That being said, the bulk of the data points </w:t>
      </w:r>
      <w:r w:rsidR="000E29DC">
        <w:rPr>
          <w:rFonts w:ascii="Cambria" w:hAnsi="Cambria"/>
        </w:rPr>
        <w:t xml:space="preserve">are found within one or two standard deviations from the mean and are largely normal, confirming linearity on the link scale for this study. </w:t>
      </w:r>
    </w:p>
    <w:p w14:paraId="772CF0D3" w14:textId="77777777" w:rsidR="00F40F46" w:rsidRDefault="00F40F46" w:rsidP="00F40F46">
      <w:pPr>
        <w:spacing w:line="240" w:lineRule="auto"/>
        <w:jc w:val="center"/>
        <w:rPr>
          <w:rFonts w:ascii="Cambria" w:hAnsi="Cambria"/>
          <w:b/>
          <w:bCs/>
        </w:rPr>
      </w:pPr>
    </w:p>
    <w:p w14:paraId="11F19254" w14:textId="77777777" w:rsidR="000E29DC" w:rsidRDefault="000E29DC" w:rsidP="00E0075F">
      <w:pPr>
        <w:rPr>
          <w:rFonts w:ascii="Cambria" w:hAnsi="Cambria"/>
          <w:b/>
          <w:bCs/>
        </w:rPr>
      </w:pPr>
    </w:p>
    <w:p w14:paraId="104C78DB" w14:textId="77777777" w:rsidR="000E29DC" w:rsidRDefault="000E29DC" w:rsidP="00E0075F">
      <w:pPr>
        <w:rPr>
          <w:rFonts w:ascii="Cambria" w:hAnsi="Cambria"/>
          <w:b/>
          <w:bCs/>
        </w:rPr>
      </w:pPr>
    </w:p>
    <w:p w14:paraId="0622A67F" w14:textId="77777777" w:rsidR="000E29DC" w:rsidRDefault="000E29DC" w:rsidP="00E0075F">
      <w:pPr>
        <w:rPr>
          <w:rFonts w:ascii="Cambria" w:hAnsi="Cambria"/>
          <w:b/>
          <w:bCs/>
        </w:rPr>
      </w:pPr>
    </w:p>
    <w:p w14:paraId="6A2169DD" w14:textId="77777777" w:rsidR="000E29DC" w:rsidRDefault="000E29DC" w:rsidP="00E0075F">
      <w:pPr>
        <w:rPr>
          <w:rFonts w:ascii="Cambria" w:hAnsi="Cambria"/>
          <w:b/>
          <w:bCs/>
        </w:rPr>
      </w:pPr>
    </w:p>
    <w:p w14:paraId="23D3A09C" w14:textId="77777777" w:rsidR="000E29DC" w:rsidRDefault="000E29DC" w:rsidP="00E0075F">
      <w:pPr>
        <w:rPr>
          <w:rFonts w:ascii="Cambria" w:hAnsi="Cambria"/>
          <w:b/>
          <w:bCs/>
        </w:rPr>
      </w:pPr>
    </w:p>
    <w:p w14:paraId="11EF9626" w14:textId="77777777" w:rsidR="000E29DC" w:rsidRDefault="000E29DC" w:rsidP="00E0075F">
      <w:pPr>
        <w:rPr>
          <w:rFonts w:ascii="Cambria" w:hAnsi="Cambria"/>
          <w:b/>
          <w:bCs/>
        </w:rPr>
      </w:pPr>
    </w:p>
    <w:p w14:paraId="1008EB84" w14:textId="77777777" w:rsidR="000E29DC" w:rsidRDefault="000E29DC" w:rsidP="00E0075F">
      <w:pPr>
        <w:rPr>
          <w:rFonts w:ascii="Cambria" w:hAnsi="Cambria"/>
          <w:b/>
          <w:bCs/>
        </w:rPr>
      </w:pPr>
    </w:p>
    <w:p w14:paraId="4B9429A6" w14:textId="77777777" w:rsidR="000E29DC" w:rsidRDefault="000E29DC" w:rsidP="00E0075F">
      <w:pPr>
        <w:rPr>
          <w:rFonts w:ascii="Cambria" w:hAnsi="Cambria"/>
          <w:b/>
          <w:bCs/>
        </w:rPr>
      </w:pPr>
    </w:p>
    <w:p w14:paraId="6069B238" w14:textId="77777777" w:rsidR="000E29DC" w:rsidRDefault="000E29DC" w:rsidP="00E0075F">
      <w:pPr>
        <w:rPr>
          <w:rFonts w:ascii="Cambria" w:hAnsi="Cambria"/>
          <w:b/>
          <w:bCs/>
        </w:rPr>
      </w:pPr>
    </w:p>
    <w:p w14:paraId="228E62F0" w14:textId="77777777" w:rsidR="000E29DC" w:rsidRDefault="000E29DC" w:rsidP="00E0075F">
      <w:pPr>
        <w:rPr>
          <w:rFonts w:ascii="Cambria" w:hAnsi="Cambria"/>
          <w:b/>
          <w:bCs/>
        </w:rPr>
      </w:pPr>
    </w:p>
    <w:p w14:paraId="15FDDF5C" w14:textId="77777777" w:rsidR="000E29DC" w:rsidRDefault="000E29DC" w:rsidP="00E0075F">
      <w:pPr>
        <w:rPr>
          <w:rFonts w:ascii="Cambria" w:hAnsi="Cambria"/>
          <w:b/>
          <w:bCs/>
        </w:rPr>
      </w:pPr>
    </w:p>
    <w:p w14:paraId="1AC0D6E3" w14:textId="476E8D3C" w:rsidR="00C065D1" w:rsidRDefault="00C065D1" w:rsidP="002F2F07">
      <w:pPr>
        <w:spacing w:line="480" w:lineRule="auto"/>
        <w:rPr>
          <w:rFonts w:ascii="Cambria" w:hAnsi="Cambria"/>
          <w:b/>
          <w:bCs/>
        </w:rPr>
      </w:pPr>
      <w:r>
        <w:rPr>
          <w:rFonts w:ascii="Cambria" w:hAnsi="Cambria"/>
          <w:b/>
          <w:bCs/>
        </w:rPr>
        <w:lastRenderedPageBreak/>
        <w:t>Results</w:t>
      </w:r>
    </w:p>
    <w:p w14:paraId="58625A2C" w14:textId="14AC5986" w:rsidR="00D54B7E" w:rsidRDefault="002D54E9" w:rsidP="002F2F07">
      <w:pPr>
        <w:spacing w:line="480" w:lineRule="auto"/>
        <w:rPr>
          <w:rFonts w:ascii="Cambria" w:hAnsi="Cambria"/>
        </w:rPr>
      </w:pPr>
      <w:r>
        <w:rPr>
          <w:rFonts w:ascii="Cambria" w:hAnsi="Cambria"/>
        </w:rPr>
        <w:tab/>
      </w:r>
      <w:r w:rsidR="00FE5B2D">
        <w:rPr>
          <w:rFonts w:ascii="Cambria" w:hAnsi="Cambria"/>
        </w:rPr>
        <w:t>F</w:t>
      </w:r>
      <w:r>
        <w:rPr>
          <w:rFonts w:ascii="Cambria" w:hAnsi="Cambria"/>
        </w:rPr>
        <w:t xml:space="preserve">inal model results are presented here. </w:t>
      </w:r>
      <w:r w:rsidR="002F2F07">
        <w:rPr>
          <w:rFonts w:ascii="Cambria" w:hAnsi="Cambria"/>
        </w:rPr>
        <w:t xml:space="preserve">To determine statistical significance, a 95% significance threshold (α = 0.05) is </w:t>
      </w:r>
      <w:r w:rsidR="00FE5B2D">
        <w:rPr>
          <w:rFonts w:ascii="Cambria" w:hAnsi="Cambria"/>
        </w:rPr>
        <w:t>used</w:t>
      </w:r>
      <w:r w:rsidR="002F2F07">
        <w:rPr>
          <w:rFonts w:ascii="Cambria" w:hAnsi="Cambria"/>
        </w:rPr>
        <w:t xml:space="preserve">. </w:t>
      </w:r>
      <w:r w:rsidR="004E18C2">
        <w:rPr>
          <w:rFonts w:ascii="Cambria" w:hAnsi="Cambria"/>
        </w:rPr>
        <w:t xml:space="preserve">For models using a log link, exponentiated </w:t>
      </w:r>
      <w:commentRangeStart w:id="22"/>
      <w:r w:rsidR="004E18C2">
        <w:rPr>
          <w:rFonts w:ascii="Cambria" w:hAnsi="Cambria"/>
        </w:rPr>
        <w:t xml:space="preserve">beta coefficients </w:t>
      </w:r>
      <w:commentRangeEnd w:id="22"/>
      <w:r w:rsidR="009A733D">
        <w:rPr>
          <w:rStyle w:val="CommentReference"/>
        </w:rPr>
        <w:commentReference w:id="22"/>
      </w:r>
      <w:r w:rsidR="00723BA5">
        <w:rPr>
          <w:rFonts w:ascii="Cambria" w:hAnsi="Cambria"/>
        </w:rPr>
        <w:t>are</w:t>
      </w:r>
      <w:r w:rsidR="004E18C2">
        <w:rPr>
          <w:rFonts w:ascii="Cambria" w:hAnsi="Cambria"/>
        </w:rPr>
        <w:t xml:space="preserve"> displayed, which </w:t>
      </w:r>
      <w:commentRangeStart w:id="23"/>
      <w:r w:rsidR="004E18C2">
        <w:rPr>
          <w:rFonts w:ascii="Cambria" w:hAnsi="Cambria"/>
        </w:rPr>
        <w:t xml:space="preserve">each represent the </w:t>
      </w:r>
      <w:r w:rsidR="004E18C2" w:rsidRPr="00723BA5">
        <w:rPr>
          <w:rFonts w:ascii="Cambria" w:hAnsi="Cambria"/>
        </w:rPr>
        <w:t>multiplicative</w:t>
      </w:r>
      <w:r w:rsidR="004E18C2">
        <w:rPr>
          <w:rFonts w:ascii="Cambria" w:hAnsi="Cambria"/>
        </w:rPr>
        <w:t xml:space="preserve"> effect </w:t>
      </w:r>
      <w:commentRangeEnd w:id="23"/>
      <w:r w:rsidR="009A733D">
        <w:rPr>
          <w:rStyle w:val="CommentReference"/>
        </w:rPr>
        <w:commentReference w:id="23"/>
      </w:r>
      <w:r w:rsidR="004E18C2">
        <w:rPr>
          <w:rFonts w:ascii="Cambria" w:hAnsi="Cambria"/>
        </w:rPr>
        <w:t xml:space="preserve">on the response variable for every one unit increase in the corresponding independent variable. For models </w:t>
      </w:r>
      <w:r w:rsidR="00FE5B2D">
        <w:rPr>
          <w:rFonts w:ascii="Cambria" w:hAnsi="Cambria"/>
        </w:rPr>
        <w:t>using</w:t>
      </w:r>
      <w:r w:rsidR="004E18C2">
        <w:rPr>
          <w:rFonts w:ascii="Cambria" w:hAnsi="Cambria"/>
        </w:rPr>
        <w:t xml:space="preserve"> an identity link</w:t>
      </w:r>
      <w:r w:rsidR="00FE5B2D">
        <w:rPr>
          <w:rFonts w:ascii="Cambria" w:hAnsi="Cambria"/>
        </w:rPr>
        <w:t xml:space="preserve"> </w:t>
      </w:r>
      <w:del w:id="24" w:author="David Borchers" w:date="2020-08-29T07:07:00Z">
        <w:r w:rsidR="00FE5B2D" w:rsidDel="009A733D">
          <w:rPr>
            <w:rFonts w:ascii="Cambria" w:hAnsi="Cambria"/>
          </w:rPr>
          <w:delText>(i.e. no link function)</w:delText>
        </w:r>
        <w:r w:rsidR="00723BA5" w:rsidDel="009A733D">
          <w:rPr>
            <w:rFonts w:ascii="Cambria" w:hAnsi="Cambria"/>
          </w:rPr>
          <w:delText xml:space="preserve">, </w:delText>
        </w:r>
      </w:del>
      <w:r w:rsidR="00723BA5">
        <w:rPr>
          <w:rFonts w:ascii="Cambria" w:hAnsi="Cambria"/>
        </w:rPr>
        <w:t xml:space="preserve">coefficients instead represent the </w:t>
      </w:r>
      <w:del w:id="25" w:author="David Borchers" w:date="2020-08-29T07:07:00Z">
        <w:r w:rsidR="00723BA5" w:rsidDel="009A733D">
          <w:rPr>
            <w:rFonts w:ascii="Cambria" w:hAnsi="Cambria"/>
            <w:i/>
            <w:iCs/>
          </w:rPr>
          <w:delText>additional</w:delText>
        </w:r>
        <w:r w:rsidR="00723BA5" w:rsidDel="009A733D">
          <w:rPr>
            <w:rFonts w:ascii="Cambria" w:hAnsi="Cambria"/>
          </w:rPr>
          <w:delText xml:space="preserve"> </w:delText>
        </w:r>
      </w:del>
      <w:ins w:id="26" w:author="David Borchers" w:date="2020-08-29T07:07:00Z">
        <w:r w:rsidR="009A733D">
          <w:rPr>
            <w:rFonts w:ascii="Cambria" w:hAnsi="Cambria"/>
            <w:i/>
            <w:iCs/>
          </w:rPr>
          <w:t>addit</w:t>
        </w:r>
      </w:ins>
      <w:ins w:id="27" w:author="David Borchers" w:date="2020-08-29T07:08:00Z">
        <w:r w:rsidR="009A733D">
          <w:rPr>
            <w:rFonts w:ascii="Cambria" w:hAnsi="Cambria"/>
            <w:i/>
            <w:iCs/>
          </w:rPr>
          <w:t>ive</w:t>
        </w:r>
      </w:ins>
      <w:ins w:id="28" w:author="David Borchers" w:date="2020-08-29T07:07:00Z">
        <w:r w:rsidR="009A733D">
          <w:rPr>
            <w:rFonts w:ascii="Cambria" w:hAnsi="Cambria"/>
          </w:rPr>
          <w:t xml:space="preserve"> </w:t>
        </w:r>
      </w:ins>
      <w:r w:rsidR="00723BA5">
        <w:rPr>
          <w:rFonts w:ascii="Cambria" w:hAnsi="Cambria"/>
        </w:rPr>
        <w:t>effect on the response variable for every one unit increase</w:t>
      </w:r>
      <w:r w:rsidR="003F099C">
        <w:rPr>
          <w:rFonts w:ascii="Cambria" w:hAnsi="Cambria"/>
        </w:rPr>
        <w:t xml:space="preserve"> in an independent variable</w:t>
      </w:r>
      <w:r w:rsidR="00723BA5">
        <w:rPr>
          <w:rFonts w:ascii="Cambria" w:hAnsi="Cambria"/>
        </w:rPr>
        <w:t xml:space="preserve">. </w:t>
      </w:r>
      <w:r w:rsidR="000E2571">
        <w:rPr>
          <w:rFonts w:ascii="Cambria" w:hAnsi="Cambria"/>
        </w:rPr>
        <w:t xml:space="preserve">It should be noted that each of the race/ethnicity variables, as well as </w:t>
      </w:r>
      <w:r w:rsidR="000E2571">
        <w:rPr>
          <w:rFonts w:ascii="Cambria" w:hAnsi="Cambria"/>
          <w:i/>
          <w:iCs/>
        </w:rPr>
        <w:t>RuralScore</w:t>
      </w:r>
      <w:r w:rsidR="000E2571">
        <w:rPr>
          <w:rFonts w:ascii="Cambria" w:hAnsi="Cambria"/>
        </w:rPr>
        <w:t xml:space="preserve">, are proportions between zero and one, so the coefficients for those variables represent the response effect as the proportion of patients served increases from 0% to 100%. Interpretations for these variables will be broken down into 10% increments. </w:t>
      </w:r>
      <w:r w:rsidR="00D54B7E">
        <w:rPr>
          <w:rFonts w:ascii="Cambria" w:hAnsi="Cambria"/>
        </w:rPr>
        <w:t>In addition, coefficients for</w:t>
      </w:r>
      <w:r w:rsidR="00992913">
        <w:rPr>
          <w:rFonts w:ascii="Cambria" w:hAnsi="Cambria"/>
        </w:rPr>
        <w:t xml:space="preserve"> each</w:t>
      </w:r>
      <w:r w:rsidR="00D54B7E">
        <w:rPr>
          <w:rFonts w:ascii="Cambria" w:hAnsi="Cambria"/>
        </w:rPr>
        <w:t xml:space="preserve"> </w:t>
      </w:r>
      <w:r w:rsidR="00D54B7E">
        <w:rPr>
          <w:rFonts w:ascii="Cambria" w:hAnsi="Cambria"/>
          <w:i/>
          <w:iCs/>
        </w:rPr>
        <w:t>ED Volume</w:t>
      </w:r>
      <w:r w:rsidR="00D54B7E">
        <w:rPr>
          <w:rFonts w:ascii="Cambria" w:hAnsi="Cambria"/>
        </w:rPr>
        <w:t xml:space="preserve"> and </w:t>
      </w:r>
      <w:r w:rsidR="00D54B7E">
        <w:rPr>
          <w:rFonts w:ascii="Cambria" w:hAnsi="Cambria"/>
          <w:i/>
          <w:iCs/>
        </w:rPr>
        <w:t>Medicaid Expansion</w:t>
      </w:r>
      <w:r w:rsidR="00D54B7E">
        <w:rPr>
          <w:rFonts w:ascii="Cambria" w:hAnsi="Cambria"/>
        </w:rPr>
        <w:t xml:space="preserve"> </w:t>
      </w:r>
      <w:r w:rsidR="00992913">
        <w:rPr>
          <w:rFonts w:ascii="Cambria" w:hAnsi="Cambria"/>
        </w:rPr>
        <w:t xml:space="preserve">level represent the change in the response variable, but only when compared to the baseline values, which are </w:t>
      </w:r>
      <w:r w:rsidR="00D54B7E">
        <w:rPr>
          <w:rFonts w:ascii="Cambria" w:hAnsi="Cambria"/>
        </w:rPr>
        <w:t>“Low” and “</w:t>
      </w:r>
      <w:r w:rsidR="00992913">
        <w:rPr>
          <w:rFonts w:ascii="Cambria" w:hAnsi="Cambria"/>
        </w:rPr>
        <w:t>No,</w:t>
      </w:r>
      <w:r w:rsidR="00D54B7E">
        <w:rPr>
          <w:rFonts w:ascii="Cambria" w:hAnsi="Cambria"/>
        </w:rPr>
        <w:t>”</w:t>
      </w:r>
      <w:r w:rsidR="00992913">
        <w:rPr>
          <w:rFonts w:ascii="Cambria" w:hAnsi="Cambria"/>
        </w:rPr>
        <w:t xml:space="preserve"> respectively. </w:t>
      </w:r>
      <w:r w:rsidR="00D54B7E">
        <w:rPr>
          <w:rFonts w:ascii="Cambria" w:hAnsi="Cambria"/>
        </w:rPr>
        <w:t xml:space="preserve"> </w:t>
      </w:r>
    </w:p>
    <w:p w14:paraId="6AF77EED" w14:textId="1DFB03DE" w:rsidR="002F2F07" w:rsidRDefault="000E2571" w:rsidP="00C90F71">
      <w:pPr>
        <w:spacing w:line="480" w:lineRule="auto"/>
        <w:ind w:firstLine="720"/>
        <w:rPr>
          <w:rFonts w:ascii="Cambria" w:hAnsi="Cambria"/>
        </w:rPr>
      </w:pPr>
      <w:r>
        <w:rPr>
          <w:rFonts w:ascii="Cambria" w:hAnsi="Cambria"/>
        </w:rPr>
        <w:t>At the bottom of each regression tabl</w:t>
      </w:r>
      <w:r w:rsidR="0074709F">
        <w:rPr>
          <w:rFonts w:ascii="Cambria" w:hAnsi="Cambria"/>
        </w:rPr>
        <w:t xml:space="preserve">e </w:t>
      </w:r>
      <w:r w:rsidR="0060493C">
        <w:rPr>
          <w:rFonts w:ascii="Cambria" w:hAnsi="Cambria"/>
        </w:rPr>
        <w:t>is an</w:t>
      </w:r>
      <w:r w:rsidR="0074709F">
        <w:rPr>
          <w:rFonts w:ascii="Cambria" w:hAnsi="Cambria"/>
        </w:rPr>
        <w:t xml:space="preserve"> </w:t>
      </w:r>
      <w:r w:rsidR="002726B7">
        <w:rPr>
          <w:rFonts w:ascii="Cambria" w:hAnsi="Cambria"/>
        </w:rPr>
        <w:t>R</w:t>
      </w:r>
      <w:r w:rsidR="002726B7" w:rsidRPr="0074709F">
        <w:rPr>
          <w:rFonts w:ascii="Cambria" w:hAnsi="Cambria"/>
          <w:vertAlign w:val="superscript"/>
        </w:rPr>
        <w:t>2</w:t>
      </w:r>
      <w:r w:rsidR="0074709F">
        <w:rPr>
          <w:rFonts w:ascii="Cambria" w:hAnsi="Cambria"/>
        </w:rPr>
        <w:t xml:space="preserve"> score</w:t>
      </w:r>
      <w:r w:rsidR="0060493C">
        <w:rPr>
          <w:rFonts w:ascii="Cambria" w:hAnsi="Cambria"/>
        </w:rPr>
        <w:t>, used to evaluate overall model performance</w:t>
      </w:r>
      <w:r w:rsidR="0074709F">
        <w:rPr>
          <w:rFonts w:ascii="Cambria" w:hAnsi="Cambria"/>
        </w:rPr>
        <w:t xml:space="preserve">. This value represents the proportion of the variation in each response variable that can be explained by its relationship with the linear predictors for a given model. </w:t>
      </w:r>
      <w:r w:rsidR="0060493C">
        <w:rPr>
          <w:rFonts w:ascii="Cambria" w:hAnsi="Cambria"/>
        </w:rPr>
        <w:t xml:space="preserve">The twenty models presented range in performance from </w:t>
      </w:r>
      <w:r w:rsidR="0060493C">
        <w:rPr>
          <w:rFonts w:ascii="Cambria" w:hAnsi="Cambria"/>
          <w:i/>
          <w:iCs/>
        </w:rPr>
        <w:t>LWBSrate</w:t>
      </w:r>
      <w:r w:rsidR="0060493C">
        <w:rPr>
          <w:rFonts w:ascii="Cambria" w:hAnsi="Cambria"/>
        </w:rPr>
        <w:t xml:space="preserve"> Model 1, which explains only 9.6% of the variation in </w:t>
      </w:r>
      <w:r w:rsidR="0060493C">
        <w:rPr>
          <w:rFonts w:ascii="Cambria" w:hAnsi="Cambria"/>
          <w:i/>
          <w:iCs/>
        </w:rPr>
        <w:t>LWBSrate</w:t>
      </w:r>
      <w:r w:rsidR="0060493C">
        <w:rPr>
          <w:rFonts w:ascii="Cambria" w:hAnsi="Cambria"/>
        </w:rPr>
        <w:t xml:space="preserve">, to </w:t>
      </w:r>
      <w:r w:rsidR="0060493C">
        <w:rPr>
          <w:rFonts w:ascii="Cambria" w:hAnsi="Cambria"/>
          <w:i/>
          <w:iCs/>
        </w:rPr>
        <w:t>WaitForBed</w:t>
      </w:r>
      <w:r w:rsidR="0060493C">
        <w:rPr>
          <w:rFonts w:ascii="Cambria" w:hAnsi="Cambria"/>
        </w:rPr>
        <w:t xml:space="preserve"> Model 4, which explains </w:t>
      </w:r>
      <w:r w:rsidR="00992913">
        <w:rPr>
          <w:rFonts w:ascii="Cambria" w:hAnsi="Cambria"/>
        </w:rPr>
        <w:t>a full</w:t>
      </w:r>
      <w:r w:rsidR="0060493C">
        <w:rPr>
          <w:rFonts w:ascii="Cambria" w:hAnsi="Cambria"/>
        </w:rPr>
        <w:t xml:space="preserve"> 69.1% of the variation </w:t>
      </w:r>
      <w:r w:rsidR="00877B5A">
        <w:rPr>
          <w:rFonts w:ascii="Cambria" w:hAnsi="Cambria"/>
        </w:rPr>
        <w:t>i</w:t>
      </w:r>
      <w:r w:rsidR="0060493C">
        <w:rPr>
          <w:rFonts w:ascii="Cambria" w:hAnsi="Cambria"/>
        </w:rPr>
        <w:t xml:space="preserve">n </w:t>
      </w:r>
      <w:r w:rsidR="0060493C">
        <w:rPr>
          <w:rFonts w:ascii="Cambria" w:hAnsi="Cambria"/>
          <w:i/>
          <w:iCs/>
        </w:rPr>
        <w:t>WaitForBed</w:t>
      </w:r>
      <w:r w:rsidR="0060493C">
        <w:rPr>
          <w:rFonts w:ascii="Cambria" w:hAnsi="Cambria"/>
        </w:rPr>
        <w:t xml:space="preserve">. </w:t>
      </w:r>
    </w:p>
    <w:p w14:paraId="7D3CB2AB" w14:textId="77777777" w:rsidR="002726B7" w:rsidRDefault="002726B7" w:rsidP="00435298">
      <w:pPr>
        <w:rPr>
          <w:rFonts w:ascii="Cambria" w:hAnsi="Cambria"/>
          <w:i/>
          <w:iCs/>
        </w:rPr>
      </w:pPr>
    </w:p>
    <w:p w14:paraId="0756DA61" w14:textId="77777777" w:rsidR="0018599D" w:rsidRDefault="0018599D">
      <w:pPr>
        <w:rPr>
          <w:rFonts w:ascii="Cambria" w:hAnsi="Cambria"/>
          <w:i/>
          <w:iCs/>
        </w:rPr>
      </w:pPr>
      <w:r>
        <w:rPr>
          <w:rFonts w:ascii="Cambria" w:hAnsi="Cambria"/>
          <w:i/>
          <w:iCs/>
        </w:rPr>
        <w:br w:type="page"/>
      </w:r>
    </w:p>
    <w:p w14:paraId="4D5F21BA" w14:textId="24BC5459" w:rsidR="002D54E9" w:rsidRDefault="002D54E9" w:rsidP="00403EE7">
      <w:pPr>
        <w:spacing w:line="480" w:lineRule="auto"/>
        <w:rPr>
          <w:rFonts w:ascii="Cambria" w:hAnsi="Cambria"/>
          <w:i/>
          <w:iCs/>
        </w:rPr>
      </w:pPr>
      <w:r w:rsidRPr="002D54E9">
        <w:rPr>
          <w:rFonts w:ascii="Cambria" w:hAnsi="Cambria"/>
          <w:i/>
          <w:iCs/>
        </w:rPr>
        <w:lastRenderedPageBreak/>
        <w:t>AdmitLOS</w:t>
      </w:r>
    </w:p>
    <w:p w14:paraId="0525F995" w14:textId="27D4D760" w:rsidR="004C734E" w:rsidRDefault="0014489A" w:rsidP="00403EE7">
      <w:pPr>
        <w:spacing w:line="480" w:lineRule="auto"/>
        <w:ind w:firstLine="720"/>
        <w:rPr>
          <w:rFonts w:ascii="Cambria" w:hAnsi="Cambria"/>
        </w:rPr>
      </w:pPr>
      <w:r>
        <w:rPr>
          <w:rFonts w:ascii="Cambria" w:hAnsi="Cambria"/>
        </w:rPr>
        <w:t xml:space="preserve">Regression results for predictive models of </w:t>
      </w:r>
      <w:r>
        <w:rPr>
          <w:rFonts w:ascii="Cambria" w:hAnsi="Cambria"/>
          <w:i/>
          <w:iCs/>
        </w:rPr>
        <w:t xml:space="preserve">AdmitLOS, </w:t>
      </w:r>
      <w:r>
        <w:rPr>
          <w:rFonts w:ascii="Cambria" w:hAnsi="Cambria"/>
          <w:shd w:val="clear" w:color="auto" w:fill="FFFFFF"/>
        </w:rPr>
        <w:t>the a</w:t>
      </w:r>
      <w:r w:rsidRPr="002C4C81">
        <w:rPr>
          <w:rFonts w:ascii="Cambria" w:hAnsi="Cambria"/>
          <w:shd w:val="clear" w:color="auto" w:fill="FFFFFF"/>
        </w:rPr>
        <w:t>verage (median) time from emergency department arrival to emergency department departure for patients admitted to the hospital as an inpatient</w:t>
      </w:r>
      <w:r>
        <w:rPr>
          <w:rFonts w:ascii="Cambria" w:hAnsi="Cambria"/>
          <w:shd w:val="clear" w:color="auto" w:fill="FFFFFF"/>
        </w:rPr>
        <w:t xml:space="preserve">, are shown </w:t>
      </w:r>
      <w:r w:rsidR="00A36661">
        <w:rPr>
          <w:rFonts w:ascii="Cambria" w:hAnsi="Cambria"/>
          <w:shd w:val="clear" w:color="auto" w:fill="FFFFFF"/>
        </w:rPr>
        <w:t>on the following page</w:t>
      </w:r>
      <w:r>
        <w:rPr>
          <w:rFonts w:ascii="Cambria" w:hAnsi="Cambria"/>
          <w:shd w:val="clear" w:color="auto" w:fill="FFFFFF"/>
        </w:rPr>
        <w:t xml:space="preserve">. </w:t>
      </w:r>
      <w:r>
        <w:rPr>
          <w:rFonts w:ascii="Cambria" w:hAnsi="Cambria"/>
        </w:rPr>
        <w:t>A</w:t>
      </w:r>
      <w:r w:rsidR="009E4A2E">
        <w:rPr>
          <w:rFonts w:ascii="Cambria" w:hAnsi="Cambria"/>
        </w:rPr>
        <w:t>fter controlling for a host of demographic and hospital-level covariates, the results of Model 4 show that a</w:t>
      </w:r>
      <w:r>
        <w:rPr>
          <w:rFonts w:ascii="Cambria" w:hAnsi="Cambria"/>
        </w:rPr>
        <w:t xml:space="preserve">mong U.S. hospitals, a 10% increase in </w:t>
      </w:r>
      <w:r w:rsidR="009E4A2E">
        <w:rPr>
          <w:rFonts w:ascii="Cambria" w:hAnsi="Cambria"/>
        </w:rPr>
        <w:t xml:space="preserve">the </w:t>
      </w:r>
      <w:r>
        <w:rPr>
          <w:rFonts w:ascii="Cambria" w:hAnsi="Cambria"/>
        </w:rPr>
        <w:t>proportion of Black or African-American</w:t>
      </w:r>
      <w:r w:rsidR="009E4A2E">
        <w:rPr>
          <w:rFonts w:ascii="Cambria" w:hAnsi="Cambria"/>
        </w:rPr>
        <w:t xml:space="preserve">s </w:t>
      </w:r>
      <w:r w:rsidR="00286B2B">
        <w:rPr>
          <w:rFonts w:ascii="Cambria" w:hAnsi="Cambria"/>
        </w:rPr>
        <w:t>patients s</w:t>
      </w:r>
      <w:r w:rsidR="009E4A2E">
        <w:rPr>
          <w:rFonts w:ascii="Cambria" w:hAnsi="Cambria"/>
        </w:rPr>
        <w:t xml:space="preserve">erved is associated with a 4.8% increase in </w:t>
      </w:r>
      <w:r w:rsidR="009E4A2E">
        <w:rPr>
          <w:rFonts w:ascii="Cambria" w:hAnsi="Cambria"/>
          <w:i/>
          <w:iCs/>
        </w:rPr>
        <w:t>AdmitLOS</w:t>
      </w:r>
      <w:r w:rsidR="00286B2B">
        <w:rPr>
          <w:rFonts w:ascii="Cambria" w:hAnsi="Cambria"/>
          <w:i/>
          <w:iCs/>
        </w:rPr>
        <w:t xml:space="preserve"> </w:t>
      </w:r>
      <w:r w:rsidR="00286B2B">
        <w:rPr>
          <w:rFonts w:ascii="Cambria" w:hAnsi="Cambria"/>
        </w:rPr>
        <w:t>(p&lt;0.001)</w:t>
      </w:r>
      <w:r w:rsidR="009E4A2E">
        <w:rPr>
          <w:rFonts w:ascii="Cambria" w:hAnsi="Cambria"/>
        </w:rPr>
        <w:t xml:space="preserve">. </w:t>
      </w:r>
      <w:r w:rsidR="00286B2B">
        <w:rPr>
          <w:rFonts w:ascii="Cambria" w:hAnsi="Cambria"/>
        </w:rPr>
        <w:t>For</w:t>
      </w:r>
      <w:r w:rsidR="009E4A2E">
        <w:rPr>
          <w:rFonts w:ascii="Cambria" w:hAnsi="Cambria"/>
        </w:rPr>
        <w:t xml:space="preserve"> </w:t>
      </w:r>
      <w:r w:rsidR="00286B2B">
        <w:rPr>
          <w:rFonts w:ascii="Cambria" w:hAnsi="Cambria"/>
        </w:rPr>
        <w:t xml:space="preserve">proportion of </w:t>
      </w:r>
      <w:r w:rsidR="009E4A2E">
        <w:rPr>
          <w:rFonts w:ascii="Cambria" w:hAnsi="Cambria"/>
        </w:rPr>
        <w:t>Asian or Pacific Islander patients</w:t>
      </w:r>
      <w:r w:rsidR="00286B2B">
        <w:rPr>
          <w:rFonts w:ascii="Cambria" w:hAnsi="Cambria"/>
        </w:rPr>
        <w:t xml:space="preserve"> served, that increase is 4.1% (p&lt;0.001)</w:t>
      </w:r>
      <w:r w:rsidR="009E4A2E">
        <w:rPr>
          <w:rFonts w:ascii="Cambria" w:hAnsi="Cambria"/>
        </w:rPr>
        <w:t xml:space="preserve">, </w:t>
      </w:r>
      <w:r w:rsidR="00286B2B">
        <w:rPr>
          <w:rFonts w:ascii="Cambria" w:hAnsi="Cambria"/>
        </w:rPr>
        <w:t>while</w:t>
      </w:r>
      <w:r w:rsidR="009E4A2E">
        <w:rPr>
          <w:rFonts w:ascii="Cambria" w:hAnsi="Cambria"/>
        </w:rPr>
        <w:t xml:space="preserve"> </w:t>
      </w:r>
      <w:r w:rsidR="00286B2B">
        <w:rPr>
          <w:rFonts w:ascii="Cambria" w:hAnsi="Cambria"/>
        </w:rPr>
        <w:t xml:space="preserve">for proportion of Hispanic or Latino patients served the increase is </w:t>
      </w:r>
      <w:r w:rsidR="009E4A2E">
        <w:rPr>
          <w:rFonts w:ascii="Cambria" w:hAnsi="Cambria"/>
        </w:rPr>
        <w:t xml:space="preserve">3.8% </w:t>
      </w:r>
      <w:r w:rsidR="00286B2B">
        <w:rPr>
          <w:rFonts w:ascii="Cambria" w:hAnsi="Cambria"/>
        </w:rPr>
        <w:t>(p&lt;0.001)</w:t>
      </w:r>
      <w:r w:rsidR="009E4A2E">
        <w:rPr>
          <w:rFonts w:ascii="Cambria" w:hAnsi="Cambria"/>
        </w:rPr>
        <w:t xml:space="preserve">. </w:t>
      </w:r>
      <w:r>
        <w:rPr>
          <w:rFonts w:ascii="Cambria" w:hAnsi="Cambria"/>
        </w:rPr>
        <w:t>An increase</w:t>
      </w:r>
      <w:r w:rsidR="009E4A2E">
        <w:rPr>
          <w:rFonts w:ascii="Cambria" w:hAnsi="Cambria"/>
        </w:rPr>
        <w:t xml:space="preserve">d </w:t>
      </w:r>
      <w:r w:rsidR="009E4A2E">
        <w:rPr>
          <w:rFonts w:ascii="Cambria" w:hAnsi="Cambria"/>
          <w:i/>
          <w:iCs/>
        </w:rPr>
        <w:t>AdmitLOS</w:t>
      </w:r>
      <w:r>
        <w:rPr>
          <w:rFonts w:ascii="Cambria" w:hAnsi="Cambria"/>
        </w:rPr>
        <w:t xml:space="preserve"> of 2% for every 10% increase in </w:t>
      </w:r>
      <w:r w:rsidR="009E4A2E">
        <w:rPr>
          <w:rFonts w:ascii="Cambria" w:hAnsi="Cambria"/>
        </w:rPr>
        <w:t xml:space="preserve">the proportion of </w:t>
      </w:r>
      <w:r>
        <w:rPr>
          <w:rFonts w:ascii="Cambria" w:hAnsi="Cambria"/>
        </w:rPr>
        <w:t>Native American patients served was not statistically significant</w:t>
      </w:r>
      <w:r w:rsidR="00286B2B">
        <w:rPr>
          <w:rFonts w:ascii="Cambria" w:hAnsi="Cambria"/>
        </w:rPr>
        <w:t xml:space="preserve"> (p=0.055)</w:t>
      </w:r>
      <w:r>
        <w:rPr>
          <w:rFonts w:ascii="Cambria" w:hAnsi="Cambria"/>
        </w:rPr>
        <w:t xml:space="preserve">. </w:t>
      </w:r>
    </w:p>
    <w:p w14:paraId="0EFC15F4" w14:textId="316D107D" w:rsidR="009E4A2E" w:rsidRPr="00403EE7" w:rsidRDefault="009E4A2E" w:rsidP="00403EE7">
      <w:pPr>
        <w:spacing w:line="480" w:lineRule="auto"/>
        <w:ind w:firstLine="720"/>
        <w:rPr>
          <w:rFonts w:ascii="Cambria" w:hAnsi="Cambria"/>
        </w:rPr>
      </w:pPr>
      <w:r>
        <w:rPr>
          <w:rFonts w:ascii="Cambria" w:hAnsi="Cambria"/>
        </w:rPr>
        <w:t xml:space="preserve">Among the additional covariates, several interesting results </w:t>
      </w:r>
      <w:r w:rsidR="00A36661">
        <w:rPr>
          <w:rFonts w:ascii="Cambria" w:hAnsi="Cambria"/>
        </w:rPr>
        <w:t>stand out</w:t>
      </w:r>
      <w:r>
        <w:rPr>
          <w:rFonts w:ascii="Cambria" w:hAnsi="Cambria"/>
        </w:rPr>
        <w:t xml:space="preserve">, most significantly that </w:t>
      </w:r>
      <w:r w:rsidR="008B26F0">
        <w:rPr>
          <w:rFonts w:ascii="Cambria" w:hAnsi="Cambria"/>
          <w:i/>
          <w:iCs/>
        </w:rPr>
        <w:t xml:space="preserve">AdmitLOS </w:t>
      </w:r>
      <w:r w:rsidR="008B26F0">
        <w:rPr>
          <w:rFonts w:ascii="Cambria" w:hAnsi="Cambria"/>
        </w:rPr>
        <w:t>is 13% higher in states that have expanded Medicaid under the Affordable Care Act of 2010 than in states that have not expanded</w:t>
      </w:r>
      <w:r w:rsidR="00286B2B">
        <w:rPr>
          <w:rFonts w:ascii="Cambria" w:hAnsi="Cambria"/>
        </w:rPr>
        <w:t xml:space="preserve"> (p&lt;0.001)</w:t>
      </w:r>
      <w:r w:rsidR="008B26F0">
        <w:rPr>
          <w:rFonts w:ascii="Cambria" w:hAnsi="Cambria"/>
        </w:rPr>
        <w:t xml:space="preserve">. Furthermore, </w:t>
      </w:r>
      <w:r w:rsidR="008B26F0">
        <w:rPr>
          <w:rFonts w:ascii="Cambria" w:hAnsi="Cambria"/>
          <w:i/>
          <w:iCs/>
        </w:rPr>
        <w:t xml:space="preserve">AdmitLOS </w:t>
      </w:r>
      <w:r w:rsidR="00403EE7">
        <w:rPr>
          <w:rFonts w:ascii="Cambria" w:hAnsi="Cambria"/>
        </w:rPr>
        <w:t xml:space="preserve">achieves an </w:t>
      </w:r>
      <w:r w:rsidR="008B26F0">
        <w:rPr>
          <w:rFonts w:ascii="Cambria" w:hAnsi="Cambria"/>
        </w:rPr>
        <w:t xml:space="preserve">average </w:t>
      </w:r>
      <w:r w:rsidR="00403EE7">
        <w:rPr>
          <w:rFonts w:ascii="Cambria" w:hAnsi="Cambria"/>
        </w:rPr>
        <w:t xml:space="preserve">of </w:t>
      </w:r>
      <w:r w:rsidR="008B26F0">
        <w:rPr>
          <w:rFonts w:ascii="Cambria" w:hAnsi="Cambria"/>
        </w:rPr>
        <w:t xml:space="preserve">6% lower at hospitals serving fully rural populations </w:t>
      </w:r>
      <w:r w:rsidR="00403EE7">
        <w:rPr>
          <w:rFonts w:ascii="Cambria" w:hAnsi="Cambria"/>
        </w:rPr>
        <w:t>compared to</w:t>
      </w:r>
      <w:r w:rsidR="008B26F0">
        <w:rPr>
          <w:rFonts w:ascii="Cambria" w:hAnsi="Cambria"/>
        </w:rPr>
        <w:t xml:space="preserve"> hospitals serving fully urban populations</w:t>
      </w:r>
      <w:r w:rsidR="00286B2B">
        <w:rPr>
          <w:rFonts w:ascii="Cambria" w:hAnsi="Cambria"/>
        </w:rPr>
        <w:t xml:space="preserve"> (p&lt;0.001)</w:t>
      </w:r>
      <w:r w:rsidR="008B26F0">
        <w:rPr>
          <w:rFonts w:ascii="Cambria" w:hAnsi="Cambria"/>
        </w:rPr>
        <w:t xml:space="preserve">. </w:t>
      </w:r>
      <w:r w:rsidR="00403EE7">
        <w:rPr>
          <w:rFonts w:ascii="Cambria" w:hAnsi="Cambria"/>
        </w:rPr>
        <w:t xml:space="preserve">Overall, the best performing model is Model 4, whose independent variables combine to explain </w:t>
      </w:r>
      <w:r w:rsidR="00A36661">
        <w:rPr>
          <w:rFonts w:ascii="Cambria" w:hAnsi="Cambria"/>
        </w:rPr>
        <w:t>52.8% of the</w:t>
      </w:r>
      <w:r w:rsidR="00403EE7">
        <w:rPr>
          <w:rFonts w:ascii="Cambria" w:hAnsi="Cambria"/>
        </w:rPr>
        <w:t xml:space="preserve"> variability in </w:t>
      </w:r>
      <w:r w:rsidR="00403EE7">
        <w:rPr>
          <w:rFonts w:ascii="Cambria" w:hAnsi="Cambria"/>
          <w:i/>
          <w:iCs/>
        </w:rPr>
        <w:t>AdmitLOS</w:t>
      </w:r>
      <w:r w:rsidR="00403EE7">
        <w:rPr>
          <w:rFonts w:ascii="Cambria" w:hAnsi="Cambria"/>
        </w:rPr>
        <w:t xml:space="preserve">. </w:t>
      </w:r>
    </w:p>
    <w:p w14:paraId="41D35F06" w14:textId="77777777" w:rsidR="002D54E9" w:rsidRPr="002D54E9" w:rsidRDefault="002D54E9" w:rsidP="00435298">
      <w:pPr>
        <w:rPr>
          <w:rFonts w:ascii="Cambria" w:hAnsi="Cambria"/>
        </w:rPr>
      </w:pPr>
    </w:p>
    <w:p w14:paraId="08562ED9" w14:textId="77777777" w:rsidR="002D54E9" w:rsidRDefault="002D54E9">
      <w:pPr>
        <w:rPr>
          <w:rFonts w:ascii="Cambria" w:hAnsi="Cambria"/>
          <w:i/>
          <w:iCs/>
        </w:rPr>
      </w:pPr>
      <w:r>
        <w:rPr>
          <w:rFonts w:ascii="Cambria" w:hAnsi="Cambria"/>
          <w:i/>
          <w:iCs/>
          <w:noProof/>
        </w:rPr>
        <w:lastRenderedPageBreak/>
        <w:drawing>
          <wp:inline distT="0" distB="0" distL="0" distR="0" wp14:anchorId="2B6FAF10" wp14:editId="21B3CA15">
            <wp:extent cx="5926319" cy="56980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6818" cy="5698547"/>
                    </a:xfrm>
                    <a:prstGeom prst="rect">
                      <a:avLst/>
                    </a:prstGeom>
                    <a:noFill/>
                    <a:ln>
                      <a:noFill/>
                    </a:ln>
                  </pic:spPr>
                </pic:pic>
              </a:graphicData>
            </a:graphic>
          </wp:inline>
        </w:drawing>
      </w:r>
    </w:p>
    <w:p w14:paraId="0A6C7788" w14:textId="5A92F067" w:rsidR="002D54E9" w:rsidRDefault="002D54E9" w:rsidP="00AD5566">
      <w:pPr>
        <w:jc w:val="center"/>
        <w:rPr>
          <w:rFonts w:ascii="Cambria" w:hAnsi="Cambria"/>
          <w:i/>
          <w:iCs/>
        </w:rPr>
      </w:pPr>
      <w:r w:rsidRPr="002D54E9">
        <w:rPr>
          <w:rFonts w:ascii="Cambria" w:hAnsi="Cambria"/>
        </w:rPr>
        <w:br/>
        <w:t xml:space="preserve">TABLE </w:t>
      </w:r>
      <w:r w:rsidR="00645355">
        <w:rPr>
          <w:rFonts w:ascii="Cambria" w:hAnsi="Cambria"/>
        </w:rPr>
        <w:t>6</w:t>
      </w:r>
      <w:r w:rsidRPr="002D54E9">
        <w:rPr>
          <w:rFonts w:ascii="Cambria" w:hAnsi="Cambria"/>
        </w:rPr>
        <w:t xml:space="preserve">: Regression Results for </w:t>
      </w:r>
      <w:r>
        <w:rPr>
          <w:rFonts w:ascii="Cambria" w:hAnsi="Cambria"/>
          <w:i/>
          <w:iCs/>
        </w:rPr>
        <w:t>AdmitLOS</w:t>
      </w:r>
    </w:p>
    <w:p w14:paraId="04CAEEAB" w14:textId="77777777" w:rsidR="0018599D" w:rsidRDefault="0018599D">
      <w:pPr>
        <w:rPr>
          <w:rFonts w:ascii="Cambria" w:hAnsi="Cambria"/>
          <w:i/>
          <w:iCs/>
        </w:rPr>
      </w:pPr>
      <w:r>
        <w:rPr>
          <w:rFonts w:ascii="Cambria" w:hAnsi="Cambria"/>
          <w:i/>
          <w:iCs/>
        </w:rPr>
        <w:br w:type="page"/>
      </w:r>
    </w:p>
    <w:p w14:paraId="29896C6A" w14:textId="67FCA961" w:rsidR="002D54E9" w:rsidRDefault="002D54E9" w:rsidP="00C26F4E">
      <w:pPr>
        <w:spacing w:line="480" w:lineRule="auto"/>
        <w:rPr>
          <w:rFonts w:ascii="Cambria" w:hAnsi="Cambria"/>
          <w:i/>
          <w:iCs/>
        </w:rPr>
      </w:pPr>
      <w:r w:rsidRPr="002D54E9">
        <w:rPr>
          <w:rFonts w:ascii="Cambria" w:hAnsi="Cambria"/>
          <w:i/>
          <w:iCs/>
        </w:rPr>
        <w:lastRenderedPageBreak/>
        <w:t>WaitForBed</w:t>
      </w:r>
    </w:p>
    <w:p w14:paraId="4DE61251" w14:textId="7BA10A81" w:rsidR="00EB05C5" w:rsidRPr="009A6F90" w:rsidRDefault="003A0EF4" w:rsidP="00C26F4E">
      <w:pPr>
        <w:spacing w:line="480" w:lineRule="auto"/>
        <w:ind w:firstLine="720"/>
        <w:rPr>
          <w:rFonts w:ascii="Cambria" w:hAnsi="Cambria"/>
        </w:rPr>
      </w:pPr>
      <w:r>
        <w:rPr>
          <w:rFonts w:ascii="Cambria" w:hAnsi="Cambria"/>
        </w:rPr>
        <w:t>Results for the four predictive models of boarding time, the a</w:t>
      </w:r>
      <w:r w:rsidRPr="00EC443E">
        <w:rPr>
          <w:rFonts w:ascii="Cambria" w:hAnsi="Cambria"/>
        </w:rPr>
        <w:t>verage time from admit decision to time of departure from the emergency department for patients admitted to the hospital as an inpatient</w:t>
      </w:r>
      <w:r>
        <w:rPr>
          <w:rFonts w:ascii="Cambria" w:hAnsi="Cambria"/>
        </w:rPr>
        <w:t xml:space="preserve">, are shown below. After controlling for both hospital and other demographic variables, results show </w:t>
      </w:r>
      <w:r w:rsidR="00BC4760">
        <w:rPr>
          <w:rFonts w:ascii="Cambria" w:hAnsi="Cambria"/>
        </w:rPr>
        <w:t>that</w:t>
      </w:r>
      <w:r>
        <w:rPr>
          <w:rFonts w:ascii="Cambria" w:hAnsi="Cambria"/>
        </w:rPr>
        <w:t xml:space="preserve"> for every </w:t>
      </w:r>
      <w:r w:rsidR="00BC4760">
        <w:rPr>
          <w:rFonts w:ascii="Cambria" w:hAnsi="Cambria"/>
        </w:rPr>
        <w:t>10% increase in the Asian or Pacific Islander population served</w:t>
      </w:r>
      <w:r>
        <w:rPr>
          <w:rFonts w:ascii="Cambria" w:hAnsi="Cambria"/>
        </w:rPr>
        <w:t>, one can expect to observe a</w:t>
      </w:r>
      <w:r w:rsidR="00BC4760">
        <w:rPr>
          <w:rFonts w:ascii="Cambria" w:hAnsi="Cambria"/>
        </w:rPr>
        <w:t>n 8.2</w:t>
      </w:r>
      <w:r>
        <w:rPr>
          <w:rFonts w:ascii="Cambria" w:hAnsi="Cambria"/>
        </w:rPr>
        <w:t>% increase in boarding time</w:t>
      </w:r>
      <w:r w:rsidR="00286B2B">
        <w:rPr>
          <w:rFonts w:ascii="Cambria" w:hAnsi="Cambria"/>
        </w:rPr>
        <w:t xml:space="preserve"> (p&lt;0.001)</w:t>
      </w:r>
      <w:r w:rsidR="00BC4760">
        <w:rPr>
          <w:rFonts w:ascii="Cambria" w:hAnsi="Cambria"/>
        </w:rPr>
        <w:t>.</w:t>
      </w:r>
      <w:r w:rsidR="00554996">
        <w:rPr>
          <w:rFonts w:ascii="Cambria" w:hAnsi="Cambria"/>
        </w:rPr>
        <w:t xml:space="preserve"> For Native American patients, Hispanic or Latino patients, and Black or African-American patients, those proportions are 7.9%, 6.1%, and 5.3%, respectively. </w:t>
      </w:r>
      <w:r>
        <w:rPr>
          <w:rFonts w:ascii="Cambria" w:hAnsi="Cambria"/>
        </w:rPr>
        <w:t xml:space="preserve">Each of these associations are statistically significant (p&lt;0.001). </w:t>
      </w:r>
      <w:r w:rsidR="004C734E">
        <w:rPr>
          <w:rFonts w:ascii="Cambria" w:hAnsi="Cambria"/>
        </w:rPr>
        <w:t>In additio</w:t>
      </w:r>
      <w:r w:rsidR="009A6F90">
        <w:rPr>
          <w:rFonts w:ascii="Cambria" w:hAnsi="Cambria"/>
        </w:rPr>
        <w:t>n</w:t>
      </w:r>
      <w:r w:rsidR="00C26F4E">
        <w:rPr>
          <w:rFonts w:ascii="Cambria" w:hAnsi="Cambria"/>
        </w:rPr>
        <w:t>, boarding time</w:t>
      </w:r>
      <w:r w:rsidR="009A6F90">
        <w:rPr>
          <w:rFonts w:ascii="Cambria" w:hAnsi="Cambria"/>
        </w:rPr>
        <w:t xml:space="preserve"> average</w:t>
      </w:r>
      <w:r w:rsidR="00C26F4E">
        <w:rPr>
          <w:rFonts w:ascii="Cambria" w:hAnsi="Cambria"/>
        </w:rPr>
        <w:t>s</w:t>
      </w:r>
      <w:r w:rsidR="009A6F90">
        <w:rPr>
          <w:rFonts w:ascii="Cambria" w:hAnsi="Cambria"/>
        </w:rPr>
        <w:t xml:space="preserve"> 20% lower at hospitals serving </w:t>
      </w:r>
      <w:r w:rsidR="00C26F4E">
        <w:rPr>
          <w:rFonts w:ascii="Cambria" w:hAnsi="Cambria"/>
        </w:rPr>
        <w:t>all</w:t>
      </w:r>
      <w:r w:rsidR="009A6F90">
        <w:rPr>
          <w:rFonts w:ascii="Cambria" w:hAnsi="Cambria"/>
        </w:rPr>
        <w:t xml:space="preserve"> rural patients compared to hospitals serving </w:t>
      </w:r>
      <w:r w:rsidR="00C26F4E">
        <w:rPr>
          <w:rFonts w:ascii="Cambria" w:hAnsi="Cambria"/>
        </w:rPr>
        <w:t>all</w:t>
      </w:r>
      <w:r w:rsidR="009A6F90">
        <w:rPr>
          <w:rFonts w:ascii="Cambria" w:hAnsi="Cambria"/>
        </w:rPr>
        <w:t xml:space="preserve"> urban patients</w:t>
      </w:r>
      <w:r w:rsidR="00286B2B">
        <w:rPr>
          <w:rFonts w:ascii="Cambria" w:hAnsi="Cambria"/>
        </w:rPr>
        <w:t xml:space="preserve"> (p&lt;0.001)</w:t>
      </w:r>
      <w:r w:rsidR="00C26F4E">
        <w:rPr>
          <w:rFonts w:ascii="Cambria" w:hAnsi="Cambria"/>
        </w:rPr>
        <w:t>, while boarding time in states that have expanded Medicaid is, on average, 21% higher than boarding time in states that have not</w:t>
      </w:r>
      <w:r w:rsidR="00286B2B">
        <w:rPr>
          <w:rFonts w:ascii="Cambria" w:hAnsi="Cambria"/>
        </w:rPr>
        <w:t xml:space="preserve"> (p&lt;0.001)</w:t>
      </w:r>
      <w:r w:rsidR="00C26F4E">
        <w:rPr>
          <w:rFonts w:ascii="Cambria" w:hAnsi="Cambria"/>
        </w:rPr>
        <w:t>. Boarding time also appears to decrease 7% for every one star increase in hospital overall rating</w:t>
      </w:r>
      <w:r w:rsidR="00286B2B">
        <w:rPr>
          <w:rFonts w:ascii="Cambria" w:hAnsi="Cambria"/>
        </w:rPr>
        <w:t xml:space="preserve"> (p&lt;0.001)</w:t>
      </w:r>
      <w:r w:rsidR="00C26F4E">
        <w:rPr>
          <w:rFonts w:ascii="Cambria" w:hAnsi="Cambria"/>
        </w:rPr>
        <w:t xml:space="preserve">. </w:t>
      </w:r>
    </w:p>
    <w:p w14:paraId="7D1AD153" w14:textId="4FEF4125" w:rsidR="002D54E9" w:rsidRPr="00C26F4E" w:rsidRDefault="00EB05C5" w:rsidP="00C26F4E">
      <w:pPr>
        <w:spacing w:line="480" w:lineRule="auto"/>
        <w:ind w:firstLine="720"/>
        <w:rPr>
          <w:rFonts w:ascii="Cambria" w:hAnsi="Cambria"/>
        </w:rPr>
      </w:pPr>
      <w:r>
        <w:rPr>
          <w:rFonts w:ascii="Cambria" w:hAnsi="Cambria"/>
        </w:rPr>
        <w:t xml:space="preserve">It is here that the benefit of using both race/ethnicity and other relevant variables to model the response becomes apparent. While Model 1, featuring only race/ethnicity variables, accounts for only 28.2% of the variation in </w:t>
      </w:r>
      <w:r>
        <w:rPr>
          <w:rFonts w:ascii="Cambria" w:hAnsi="Cambria"/>
          <w:i/>
          <w:iCs/>
        </w:rPr>
        <w:t>WaitForBed</w:t>
      </w:r>
      <w:r>
        <w:rPr>
          <w:rFonts w:ascii="Cambria" w:hAnsi="Cambria"/>
        </w:rPr>
        <w:t xml:space="preserve">, Model 4, with seven predictors added, accounts for almost 70%. It is also </w:t>
      </w:r>
      <w:r w:rsidR="009F5C98">
        <w:rPr>
          <w:rFonts w:ascii="Cambria" w:hAnsi="Cambria"/>
        </w:rPr>
        <w:t>evident</w:t>
      </w:r>
      <w:r>
        <w:rPr>
          <w:rFonts w:ascii="Cambria" w:hAnsi="Cambria"/>
        </w:rPr>
        <w:t xml:space="preserve"> that coefficients for the race/ethnicity variables </w:t>
      </w:r>
      <w:r w:rsidR="009F5C98">
        <w:rPr>
          <w:rFonts w:ascii="Cambria" w:hAnsi="Cambria"/>
        </w:rPr>
        <w:t xml:space="preserve">can vary widely in the presence or absence of other predictor variables. For example, for the variable </w:t>
      </w:r>
      <w:r w:rsidR="009F5C98" w:rsidRPr="009F5C98">
        <w:rPr>
          <w:rFonts w:ascii="Cambria" w:hAnsi="Cambria"/>
          <w:i/>
          <w:iCs/>
        </w:rPr>
        <w:t>Asian</w:t>
      </w:r>
      <w:r w:rsidR="009F5C98">
        <w:rPr>
          <w:rFonts w:ascii="Cambria" w:hAnsi="Cambria"/>
        </w:rPr>
        <w:t xml:space="preserve">, the proportion of Asian or Pacific Islander patients served, </w:t>
      </w:r>
      <w:r w:rsidR="009F5C98" w:rsidRPr="009F5C98">
        <w:rPr>
          <w:rFonts w:ascii="Cambria" w:hAnsi="Cambria"/>
        </w:rPr>
        <w:t>exp</w:t>
      </w:r>
      <w:r w:rsidR="009F5C98">
        <w:rPr>
          <w:rFonts w:ascii="Cambria" w:hAnsi="Cambria"/>
        </w:rPr>
        <w:t xml:space="preserve">(β) = </w:t>
      </w:r>
      <w:r>
        <w:rPr>
          <w:rFonts w:ascii="Cambria" w:hAnsi="Cambria"/>
        </w:rPr>
        <w:t xml:space="preserve">23.79 </w:t>
      </w:r>
      <w:r w:rsidR="009F5C98">
        <w:rPr>
          <w:rFonts w:ascii="Cambria" w:hAnsi="Cambria"/>
        </w:rPr>
        <w:t xml:space="preserve">in Model 1 but only </w:t>
      </w:r>
      <w:r w:rsidR="009F5C98" w:rsidRPr="009F5C98">
        <w:rPr>
          <w:rFonts w:ascii="Cambria" w:hAnsi="Cambria"/>
        </w:rPr>
        <w:t>exp</w:t>
      </w:r>
      <w:r w:rsidR="009F5C98">
        <w:rPr>
          <w:rFonts w:ascii="Cambria" w:hAnsi="Cambria"/>
        </w:rPr>
        <w:t xml:space="preserve">(β) = 2.19 in Model 4. These results equate to </w:t>
      </w:r>
      <w:commentRangeStart w:id="29"/>
      <w:r w:rsidR="009F5C98">
        <w:rPr>
          <w:rFonts w:ascii="Cambria" w:hAnsi="Cambria"/>
        </w:rPr>
        <w:t>drastically different conclusions</w:t>
      </w:r>
      <w:commentRangeEnd w:id="29"/>
      <w:r w:rsidR="009A733D">
        <w:rPr>
          <w:rStyle w:val="CommentReference"/>
        </w:rPr>
        <w:commentReference w:id="29"/>
      </w:r>
      <w:r w:rsidR="009F5C98">
        <w:rPr>
          <w:rFonts w:ascii="Cambria" w:hAnsi="Cambria"/>
        </w:rPr>
        <w:t xml:space="preserve">: whereas Model 1 predicts a 37.2% increase in </w:t>
      </w:r>
      <w:r w:rsidR="009F5C98">
        <w:rPr>
          <w:rFonts w:ascii="Cambria" w:hAnsi="Cambria"/>
          <w:i/>
          <w:iCs/>
        </w:rPr>
        <w:t>WaitForBed</w:t>
      </w:r>
      <w:r w:rsidR="009F5C98">
        <w:rPr>
          <w:rFonts w:ascii="Cambria" w:hAnsi="Cambria"/>
        </w:rPr>
        <w:t xml:space="preserve"> for every 10% increase in the proportion of Asian or Pacific Islander patients served, Model 4 predicts only </w:t>
      </w:r>
      <w:r w:rsidR="004C734E">
        <w:rPr>
          <w:rFonts w:ascii="Cambria" w:hAnsi="Cambria"/>
        </w:rPr>
        <w:t>an</w:t>
      </w:r>
      <w:r w:rsidR="009F5C98">
        <w:rPr>
          <w:rFonts w:ascii="Cambria" w:hAnsi="Cambria"/>
        </w:rPr>
        <w:t xml:space="preserve"> 8.1% change</w:t>
      </w:r>
      <w:r w:rsidR="004C734E">
        <w:rPr>
          <w:rFonts w:ascii="Cambria" w:hAnsi="Cambria"/>
        </w:rPr>
        <w:t xml:space="preserve"> in</w:t>
      </w:r>
      <w:r w:rsidR="009F5C98">
        <w:rPr>
          <w:rFonts w:ascii="Cambria" w:hAnsi="Cambria"/>
        </w:rPr>
        <w:t xml:space="preserve"> </w:t>
      </w:r>
      <w:r w:rsidR="009F5C98">
        <w:rPr>
          <w:rFonts w:ascii="Cambria" w:hAnsi="Cambria"/>
          <w:i/>
          <w:iCs/>
        </w:rPr>
        <w:t xml:space="preserve">WaitForBed </w:t>
      </w:r>
      <w:r w:rsidR="009F5C98">
        <w:rPr>
          <w:rFonts w:ascii="Cambria" w:hAnsi="Cambria"/>
        </w:rPr>
        <w:t xml:space="preserve">for every 10% increase. </w:t>
      </w:r>
    </w:p>
    <w:p w14:paraId="6ACDA72B" w14:textId="45543949" w:rsidR="002D54E9" w:rsidRPr="00FC6CE5" w:rsidRDefault="002D54E9" w:rsidP="00FC6CE5">
      <w:pPr>
        <w:spacing w:after="0"/>
        <w:jc w:val="center"/>
        <w:rPr>
          <w:rFonts w:ascii="Cambria" w:hAnsi="Cambria"/>
        </w:rPr>
      </w:pPr>
      <w:r w:rsidRPr="002D54E9">
        <w:rPr>
          <w:rFonts w:ascii="Cambria" w:hAnsi="Cambria"/>
          <w:noProof/>
        </w:rPr>
        <w:lastRenderedPageBreak/>
        <w:drawing>
          <wp:inline distT="0" distB="0" distL="0" distR="0" wp14:anchorId="52DF9ED0" wp14:editId="0BC4CC89">
            <wp:extent cx="5935345" cy="5715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345" cy="5715000"/>
                    </a:xfrm>
                    <a:prstGeom prst="rect">
                      <a:avLst/>
                    </a:prstGeom>
                    <a:noFill/>
                    <a:ln>
                      <a:noFill/>
                    </a:ln>
                  </pic:spPr>
                </pic:pic>
              </a:graphicData>
            </a:graphic>
          </wp:inline>
        </w:drawing>
      </w:r>
      <w:r>
        <w:rPr>
          <w:rFonts w:ascii="Cambria" w:hAnsi="Cambria"/>
        </w:rPr>
        <w:br/>
      </w:r>
      <w:r>
        <w:rPr>
          <w:rFonts w:ascii="Cambria" w:hAnsi="Cambria"/>
        </w:rPr>
        <w:br/>
      </w:r>
      <w:r w:rsidRPr="002D54E9">
        <w:rPr>
          <w:rFonts w:ascii="Cambria" w:hAnsi="Cambria"/>
        </w:rPr>
        <w:t xml:space="preserve">TABLE </w:t>
      </w:r>
      <w:r w:rsidR="00645355">
        <w:rPr>
          <w:rFonts w:ascii="Cambria" w:hAnsi="Cambria"/>
        </w:rPr>
        <w:t>7</w:t>
      </w:r>
      <w:r w:rsidRPr="002D54E9">
        <w:rPr>
          <w:rFonts w:ascii="Cambria" w:hAnsi="Cambria"/>
        </w:rPr>
        <w:t xml:space="preserve">: Regression Results for </w:t>
      </w:r>
      <w:r>
        <w:rPr>
          <w:rFonts w:ascii="Cambria" w:hAnsi="Cambria"/>
          <w:i/>
          <w:iCs/>
        </w:rPr>
        <w:t xml:space="preserve">WaitForBed </w:t>
      </w:r>
      <w:r>
        <w:rPr>
          <w:rFonts w:ascii="Cambria" w:hAnsi="Cambria"/>
          <w:i/>
          <w:iCs/>
        </w:rPr>
        <w:br w:type="page"/>
      </w:r>
    </w:p>
    <w:p w14:paraId="39EB85DC" w14:textId="62FAE047" w:rsidR="002D54E9" w:rsidRDefault="002D54E9" w:rsidP="00572E53">
      <w:pPr>
        <w:spacing w:line="480" w:lineRule="auto"/>
        <w:rPr>
          <w:rFonts w:ascii="Cambria" w:hAnsi="Cambria"/>
          <w:i/>
          <w:iCs/>
        </w:rPr>
      </w:pPr>
      <w:r w:rsidRPr="002D54E9">
        <w:rPr>
          <w:rFonts w:ascii="Cambria" w:hAnsi="Cambria"/>
          <w:i/>
          <w:iCs/>
        </w:rPr>
        <w:lastRenderedPageBreak/>
        <w:t>NonAdmitLOS</w:t>
      </w:r>
    </w:p>
    <w:p w14:paraId="512C58B1" w14:textId="49DC41C0" w:rsidR="00EC443E" w:rsidRPr="008500A7" w:rsidRDefault="00A42429" w:rsidP="00572E53">
      <w:pPr>
        <w:spacing w:line="480" w:lineRule="auto"/>
        <w:ind w:firstLine="720"/>
        <w:rPr>
          <w:rFonts w:ascii="Cambria" w:hAnsi="Cambria"/>
        </w:rPr>
      </w:pPr>
      <w:r>
        <w:rPr>
          <w:rFonts w:ascii="Cambria" w:hAnsi="Cambria"/>
        </w:rPr>
        <w:t xml:space="preserve">Next, we examine regression results for </w:t>
      </w:r>
      <w:r w:rsidRPr="00A42429">
        <w:rPr>
          <w:rFonts w:ascii="Cambria" w:hAnsi="Cambria"/>
          <w:i/>
          <w:iCs/>
        </w:rPr>
        <w:t>NonAdmitLOS</w:t>
      </w:r>
      <w:r>
        <w:rPr>
          <w:rFonts w:ascii="Cambria" w:hAnsi="Cambria"/>
        </w:rPr>
        <w:t xml:space="preserve">, the </w:t>
      </w:r>
      <w:r w:rsidRPr="00A42429">
        <w:rPr>
          <w:rFonts w:ascii="Cambria" w:hAnsi="Cambria"/>
        </w:rPr>
        <w:t>a</w:t>
      </w:r>
      <w:r w:rsidR="00EC443E" w:rsidRPr="00A42429">
        <w:rPr>
          <w:rFonts w:ascii="Cambria" w:hAnsi="Cambria"/>
        </w:rPr>
        <w:t>verage</w:t>
      </w:r>
      <w:r w:rsidR="00EC443E" w:rsidRPr="00EC443E">
        <w:rPr>
          <w:rFonts w:ascii="Cambria" w:hAnsi="Cambria"/>
        </w:rPr>
        <w:t xml:space="preserve"> time from emergency department arrival to emergency department departure for discharged patients</w:t>
      </w:r>
      <w:r>
        <w:rPr>
          <w:rFonts w:ascii="Cambria" w:hAnsi="Cambria"/>
        </w:rPr>
        <w:t xml:space="preserve">. Unlike with the other response variables, no link function used. The coefficients displayed below </w:t>
      </w:r>
      <w:r w:rsidR="00F8753C">
        <w:rPr>
          <w:rFonts w:ascii="Cambria" w:hAnsi="Cambria"/>
        </w:rPr>
        <w:t xml:space="preserve">will therefore appear </w:t>
      </w:r>
      <w:r>
        <w:rPr>
          <w:rFonts w:ascii="Cambria" w:hAnsi="Cambria"/>
        </w:rPr>
        <w:t xml:space="preserve">much higher than </w:t>
      </w:r>
      <w:r w:rsidR="00F8753C">
        <w:rPr>
          <w:rFonts w:ascii="Cambria" w:hAnsi="Cambria"/>
        </w:rPr>
        <w:t>in</w:t>
      </w:r>
      <w:r>
        <w:rPr>
          <w:rFonts w:ascii="Cambria" w:hAnsi="Cambria"/>
        </w:rPr>
        <w:t xml:space="preserve"> other models </w:t>
      </w:r>
      <w:r w:rsidRPr="008500A7">
        <w:rPr>
          <w:rFonts w:ascii="Cambria" w:hAnsi="Cambria"/>
        </w:rPr>
        <w:t xml:space="preserve">because they represent the </w:t>
      </w:r>
      <w:r w:rsidRPr="008500A7">
        <w:rPr>
          <w:rFonts w:ascii="Cambria" w:hAnsi="Cambria"/>
          <w:i/>
          <w:iCs/>
        </w:rPr>
        <w:t>additional</w:t>
      </w:r>
      <w:r w:rsidRPr="008500A7">
        <w:rPr>
          <w:rFonts w:ascii="Cambria" w:hAnsi="Cambria"/>
        </w:rPr>
        <w:t xml:space="preserve"> effect on </w:t>
      </w:r>
      <w:r w:rsidRPr="008500A7">
        <w:rPr>
          <w:rFonts w:ascii="Cambria" w:hAnsi="Cambria"/>
          <w:i/>
          <w:iCs/>
        </w:rPr>
        <w:t>NonAdmitLOS</w:t>
      </w:r>
      <w:r w:rsidRPr="008500A7">
        <w:rPr>
          <w:rFonts w:ascii="Cambria" w:hAnsi="Cambria"/>
        </w:rPr>
        <w:t xml:space="preserve"> for every one unit increase in the corresponding independent variables, not the multiplicative effect. </w:t>
      </w:r>
    </w:p>
    <w:p w14:paraId="14E2D309" w14:textId="20D40B02" w:rsidR="00572E53" w:rsidRDefault="008500A7" w:rsidP="00572E53">
      <w:pPr>
        <w:spacing w:line="480" w:lineRule="auto"/>
        <w:ind w:firstLine="720"/>
        <w:rPr>
          <w:rFonts w:ascii="Cambria" w:hAnsi="Cambria"/>
        </w:rPr>
      </w:pPr>
      <w:r w:rsidRPr="008500A7">
        <w:rPr>
          <w:rFonts w:ascii="Cambria" w:hAnsi="Cambria"/>
        </w:rPr>
        <w:t xml:space="preserve">Model 4 shows the effect of each race/ethnicity variable on </w:t>
      </w:r>
      <w:r w:rsidRPr="008500A7">
        <w:rPr>
          <w:rFonts w:ascii="Cambria" w:hAnsi="Cambria"/>
          <w:i/>
          <w:iCs/>
        </w:rPr>
        <w:t>NonAdmitLOS</w:t>
      </w:r>
      <w:r w:rsidRPr="008500A7">
        <w:rPr>
          <w:rFonts w:ascii="Cambria" w:hAnsi="Cambria"/>
        </w:rPr>
        <w:t xml:space="preserve">, after controlling for other relevant predictors. Here, a 10% increase in the proportion of Asian or Pacific Islander patients served is associated with an increased </w:t>
      </w:r>
      <w:r w:rsidRPr="008500A7">
        <w:rPr>
          <w:rFonts w:ascii="Cambria" w:hAnsi="Cambria"/>
          <w:i/>
          <w:iCs/>
        </w:rPr>
        <w:t>NonAdmitLOS</w:t>
      </w:r>
      <w:r w:rsidRPr="008500A7">
        <w:rPr>
          <w:rFonts w:ascii="Cambria" w:hAnsi="Cambria"/>
        </w:rPr>
        <w:t xml:space="preserve"> of 2 minutes</w:t>
      </w:r>
      <w:r w:rsidR="00DB3B8C">
        <w:rPr>
          <w:rFonts w:ascii="Cambria" w:hAnsi="Cambria"/>
        </w:rPr>
        <w:t xml:space="preserve"> and 52 seconds</w:t>
      </w:r>
      <w:r w:rsidR="00286B2B">
        <w:rPr>
          <w:rFonts w:ascii="Cambria" w:hAnsi="Cambria"/>
        </w:rPr>
        <w:t xml:space="preserve"> (p&lt;0.05)</w:t>
      </w:r>
      <w:r w:rsidRPr="008500A7">
        <w:rPr>
          <w:rFonts w:ascii="Cambria" w:hAnsi="Cambria"/>
        </w:rPr>
        <w:t>. That number for Hispanic or Latino, and Black or Africa</w:t>
      </w:r>
      <w:r w:rsidR="00DB3B8C">
        <w:rPr>
          <w:rFonts w:ascii="Cambria" w:hAnsi="Cambria"/>
        </w:rPr>
        <w:t>n</w:t>
      </w:r>
      <w:r w:rsidRPr="008500A7">
        <w:rPr>
          <w:rFonts w:ascii="Cambria" w:hAnsi="Cambria"/>
        </w:rPr>
        <w:t>-American patients</w:t>
      </w:r>
      <w:r w:rsidR="00DB3B8C">
        <w:rPr>
          <w:rFonts w:ascii="Cambria" w:hAnsi="Cambria"/>
        </w:rPr>
        <w:t xml:space="preserve"> is </w:t>
      </w:r>
      <w:r w:rsidR="003F709A">
        <w:rPr>
          <w:rFonts w:ascii="Cambria" w:hAnsi="Cambria"/>
        </w:rPr>
        <w:t>2 minutes and 22 seconds</w:t>
      </w:r>
      <w:r w:rsidR="00286B2B">
        <w:rPr>
          <w:rFonts w:ascii="Cambria" w:hAnsi="Cambria"/>
        </w:rPr>
        <w:t xml:space="preserve"> (p&lt;0.001)</w:t>
      </w:r>
      <w:r w:rsidR="003F709A">
        <w:rPr>
          <w:rFonts w:ascii="Cambria" w:hAnsi="Cambria"/>
        </w:rPr>
        <w:t>, and 2 minutes and 2 seconds</w:t>
      </w:r>
      <w:r w:rsidR="00286B2B">
        <w:rPr>
          <w:rFonts w:ascii="Cambria" w:hAnsi="Cambria"/>
        </w:rPr>
        <w:t xml:space="preserve"> (p&lt;0.001)</w:t>
      </w:r>
      <w:r w:rsidR="003F709A">
        <w:rPr>
          <w:rFonts w:ascii="Cambria" w:hAnsi="Cambria"/>
        </w:rPr>
        <w:t>, respectively</w:t>
      </w:r>
      <w:r w:rsidR="00DB3B8C">
        <w:rPr>
          <w:rFonts w:ascii="Cambria" w:hAnsi="Cambria"/>
        </w:rPr>
        <w:t xml:space="preserve">. Given that the national average for </w:t>
      </w:r>
      <w:r w:rsidR="00DB3B8C">
        <w:rPr>
          <w:rFonts w:ascii="Cambria" w:hAnsi="Cambria"/>
          <w:i/>
          <w:iCs/>
        </w:rPr>
        <w:t>NonAdmitLOS</w:t>
      </w:r>
      <w:r w:rsidR="00DB3B8C">
        <w:rPr>
          <w:rFonts w:ascii="Cambria" w:hAnsi="Cambria"/>
        </w:rPr>
        <w:t xml:space="preserve"> is</w:t>
      </w:r>
      <w:r w:rsidR="007C187D">
        <w:rPr>
          <w:rFonts w:ascii="Cambria" w:hAnsi="Cambria"/>
        </w:rPr>
        <w:t xml:space="preserve"> only</w:t>
      </w:r>
      <w:r w:rsidR="00DB3B8C">
        <w:rPr>
          <w:rFonts w:ascii="Cambria" w:hAnsi="Cambria"/>
        </w:rPr>
        <w:t xml:space="preserve"> 2 hours and 20 minutes, these average increases represent a significant gap in the quality of care administered to discharged patients at hospitals serving </w:t>
      </w:r>
      <w:r w:rsidR="007C187D">
        <w:rPr>
          <w:rFonts w:ascii="Cambria" w:hAnsi="Cambria"/>
        </w:rPr>
        <w:t>differing levels of non-white patients.</w:t>
      </w:r>
      <w:r w:rsidR="00572E53">
        <w:rPr>
          <w:rFonts w:ascii="Cambria" w:hAnsi="Cambria"/>
        </w:rPr>
        <w:t xml:space="preserve"> </w:t>
      </w:r>
    </w:p>
    <w:p w14:paraId="49B73F02" w14:textId="6A58300D" w:rsidR="000917DF" w:rsidRDefault="000917DF" w:rsidP="00572E53">
      <w:pPr>
        <w:spacing w:line="480" w:lineRule="auto"/>
        <w:ind w:firstLine="720"/>
        <w:rPr>
          <w:rFonts w:ascii="Cambria" w:hAnsi="Cambria"/>
        </w:rPr>
      </w:pPr>
      <w:r>
        <w:rPr>
          <w:rFonts w:ascii="Cambria" w:hAnsi="Cambria"/>
        </w:rPr>
        <w:t xml:space="preserve">Among the other predictors from Model 4, </w:t>
      </w:r>
      <w:r w:rsidR="00572E53">
        <w:rPr>
          <w:rFonts w:ascii="Cambria" w:hAnsi="Cambria"/>
        </w:rPr>
        <w:t xml:space="preserve">a one year increase in the median age of patients served is associated with increased </w:t>
      </w:r>
      <w:r w:rsidR="00572E53">
        <w:rPr>
          <w:rFonts w:ascii="Cambria" w:hAnsi="Cambria"/>
          <w:i/>
          <w:iCs/>
        </w:rPr>
        <w:t>NonAdmitLOS</w:t>
      </w:r>
      <w:r w:rsidR="00572E53">
        <w:rPr>
          <w:rFonts w:ascii="Cambria" w:hAnsi="Cambria"/>
        </w:rPr>
        <w:t xml:space="preserve"> of 47 seconds</w:t>
      </w:r>
      <w:r w:rsidR="00286B2B">
        <w:rPr>
          <w:rFonts w:ascii="Cambria" w:hAnsi="Cambria"/>
        </w:rPr>
        <w:t xml:space="preserve"> (p&lt;0.001)</w:t>
      </w:r>
      <w:r w:rsidR="00572E53">
        <w:rPr>
          <w:rFonts w:ascii="Cambria" w:hAnsi="Cambria"/>
        </w:rPr>
        <w:t>, while a one p</w:t>
      </w:r>
      <w:r w:rsidR="00596F41">
        <w:rPr>
          <w:rFonts w:ascii="Cambria" w:hAnsi="Cambria"/>
        </w:rPr>
        <w:t>atient</w:t>
      </w:r>
      <w:r w:rsidR="00572E53">
        <w:rPr>
          <w:rFonts w:ascii="Cambria" w:hAnsi="Cambria"/>
        </w:rPr>
        <w:t xml:space="preserve"> increase in the number of male patients served per 100 female patients is associated with a decreased </w:t>
      </w:r>
      <w:r w:rsidR="00572E53">
        <w:rPr>
          <w:rFonts w:ascii="Cambria" w:hAnsi="Cambria"/>
          <w:i/>
          <w:iCs/>
        </w:rPr>
        <w:t>NonAdmitLOS</w:t>
      </w:r>
      <w:r w:rsidR="00572E53">
        <w:rPr>
          <w:rFonts w:ascii="Cambria" w:hAnsi="Cambria"/>
        </w:rPr>
        <w:t xml:space="preserve"> of 11 seconds</w:t>
      </w:r>
      <w:r w:rsidR="00286B2B">
        <w:rPr>
          <w:rFonts w:ascii="Cambria" w:hAnsi="Cambria"/>
        </w:rPr>
        <w:t xml:space="preserve"> (p&lt;0.01)</w:t>
      </w:r>
      <w:r w:rsidR="00572E53">
        <w:rPr>
          <w:rFonts w:ascii="Cambria" w:hAnsi="Cambria"/>
        </w:rPr>
        <w:t xml:space="preserve">. These results suggest hospitals serving younger, more male populations likely have the shortest ED length of stay for discharged patients, with all other variables held equal. </w:t>
      </w:r>
    </w:p>
    <w:p w14:paraId="0D3167C1" w14:textId="70AF93B3" w:rsidR="002D54E9" w:rsidRPr="00572E53" w:rsidRDefault="00572E53" w:rsidP="00572E53">
      <w:pPr>
        <w:spacing w:line="480" w:lineRule="auto"/>
        <w:ind w:firstLine="720"/>
        <w:rPr>
          <w:rFonts w:ascii="Cambria" w:hAnsi="Cambria"/>
        </w:rPr>
      </w:pPr>
      <w:r>
        <w:rPr>
          <w:rFonts w:ascii="Cambria" w:hAnsi="Cambria"/>
        </w:rPr>
        <w:t xml:space="preserve">Overall, the best performing model, Model 4, explains approximately 43% of the variation in ED length of stay for discharged patients. </w:t>
      </w:r>
    </w:p>
    <w:p w14:paraId="578E138C" w14:textId="77777777" w:rsidR="002D54E9" w:rsidRPr="002D54E9" w:rsidRDefault="002D54E9" w:rsidP="00435298">
      <w:pPr>
        <w:rPr>
          <w:rFonts w:ascii="Cambria" w:hAnsi="Cambria"/>
          <w:i/>
          <w:iCs/>
        </w:rPr>
      </w:pPr>
    </w:p>
    <w:p w14:paraId="6629BC35" w14:textId="6192B6F3" w:rsidR="002D54E9" w:rsidRPr="002D54E9" w:rsidRDefault="002D54E9" w:rsidP="002D54E9">
      <w:pPr>
        <w:jc w:val="center"/>
        <w:rPr>
          <w:rFonts w:ascii="Cambria" w:hAnsi="Cambria"/>
        </w:rPr>
      </w:pPr>
      <w:r>
        <w:rPr>
          <w:rFonts w:ascii="Cambria" w:hAnsi="Cambria"/>
          <w:i/>
          <w:iCs/>
          <w:noProof/>
        </w:rPr>
        <w:lastRenderedPageBreak/>
        <w:drawing>
          <wp:inline distT="0" distB="0" distL="0" distR="0" wp14:anchorId="7316F294" wp14:editId="40C642FC">
            <wp:extent cx="5943600" cy="5706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06745"/>
                    </a:xfrm>
                    <a:prstGeom prst="rect">
                      <a:avLst/>
                    </a:prstGeom>
                    <a:noFill/>
                    <a:ln>
                      <a:noFill/>
                    </a:ln>
                  </pic:spPr>
                </pic:pic>
              </a:graphicData>
            </a:graphic>
          </wp:inline>
        </w:drawing>
      </w:r>
      <w:r>
        <w:rPr>
          <w:rFonts w:ascii="Cambria" w:hAnsi="Cambria"/>
        </w:rPr>
        <w:br/>
      </w:r>
      <w:r>
        <w:rPr>
          <w:rFonts w:ascii="Cambria" w:hAnsi="Cambria"/>
        </w:rPr>
        <w:br/>
      </w:r>
      <w:r w:rsidRPr="002D54E9">
        <w:rPr>
          <w:rFonts w:ascii="Cambria" w:hAnsi="Cambria"/>
        </w:rPr>
        <w:t xml:space="preserve">TABLE </w:t>
      </w:r>
      <w:r w:rsidR="00645355">
        <w:rPr>
          <w:rFonts w:ascii="Cambria" w:hAnsi="Cambria"/>
        </w:rPr>
        <w:t>8</w:t>
      </w:r>
      <w:r w:rsidRPr="002D54E9">
        <w:rPr>
          <w:rFonts w:ascii="Cambria" w:hAnsi="Cambria"/>
        </w:rPr>
        <w:t xml:space="preserve">: Regression Results for </w:t>
      </w:r>
      <w:r>
        <w:rPr>
          <w:rFonts w:ascii="Cambria" w:hAnsi="Cambria"/>
          <w:i/>
          <w:iCs/>
        </w:rPr>
        <w:t xml:space="preserve">NonAdmitLOS </w:t>
      </w:r>
      <w:r>
        <w:rPr>
          <w:rFonts w:ascii="Cambria" w:hAnsi="Cambria"/>
          <w:i/>
          <w:iCs/>
        </w:rPr>
        <w:br w:type="page"/>
      </w:r>
    </w:p>
    <w:p w14:paraId="630BE1A7" w14:textId="4D7AEF2A" w:rsidR="00435298" w:rsidRDefault="002D54E9" w:rsidP="00E229A3">
      <w:pPr>
        <w:spacing w:line="480" w:lineRule="auto"/>
        <w:rPr>
          <w:rFonts w:ascii="Cambria" w:hAnsi="Cambria"/>
          <w:i/>
          <w:iCs/>
        </w:rPr>
      </w:pPr>
      <w:r w:rsidRPr="002D54E9">
        <w:rPr>
          <w:rFonts w:ascii="Cambria" w:hAnsi="Cambria"/>
          <w:i/>
          <w:iCs/>
        </w:rPr>
        <w:lastRenderedPageBreak/>
        <w:t>MHLOS</w:t>
      </w:r>
    </w:p>
    <w:p w14:paraId="6A704E34" w14:textId="62262FF1" w:rsidR="00EC443E" w:rsidRDefault="00A54710" w:rsidP="00E229A3">
      <w:pPr>
        <w:spacing w:line="480" w:lineRule="auto"/>
        <w:rPr>
          <w:rFonts w:ascii="Cambria" w:hAnsi="Cambria"/>
        </w:rPr>
      </w:pPr>
      <w:r>
        <w:rPr>
          <w:rFonts w:ascii="Cambria" w:hAnsi="Cambria"/>
        </w:rPr>
        <w:tab/>
        <w:t xml:space="preserve">Regression results for </w:t>
      </w:r>
      <w:r>
        <w:rPr>
          <w:rFonts w:ascii="Cambria" w:hAnsi="Cambria"/>
          <w:i/>
          <w:iCs/>
        </w:rPr>
        <w:t>MHLOS</w:t>
      </w:r>
      <w:r>
        <w:rPr>
          <w:rFonts w:ascii="Cambria" w:hAnsi="Cambria"/>
        </w:rPr>
        <w:t>, the average</w:t>
      </w:r>
      <w:r w:rsidR="00EC443E" w:rsidRPr="00EC443E">
        <w:rPr>
          <w:rFonts w:ascii="Cambria" w:hAnsi="Cambria"/>
        </w:rPr>
        <w:t xml:space="preserve"> time from emergency department arrival to emergency department departure for psychiatric or other mental health patients</w:t>
      </w:r>
      <w:r>
        <w:rPr>
          <w:rFonts w:ascii="Cambria" w:hAnsi="Cambria"/>
        </w:rPr>
        <w:t xml:space="preserve">. While initial models suggest significant effects for other race/ethnicity variables, after controlling for all other independent variables (except </w:t>
      </w:r>
      <w:r>
        <w:rPr>
          <w:rFonts w:ascii="Cambria" w:hAnsi="Cambria"/>
          <w:i/>
          <w:iCs/>
        </w:rPr>
        <w:t>Beds</w:t>
      </w:r>
      <w:r>
        <w:rPr>
          <w:rFonts w:ascii="Cambria" w:hAnsi="Cambria"/>
        </w:rPr>
        <w:t xml:space="preserve"> which is not significant in any </w:t>
      </w:r>
      <w:r>
        <w:rPr>
          <w:rFonts w:ascii="Cambria" w:hAnsi="Cambria"/>
          <w:i/>
          <w:iCs/>
        </w:rPr>
        <w:t>MHLOS</w:t>
      </w:r>
      <w:r>
        <w:rPr>
          <w:rFonts w:ascii="Cambria" w:hAnsi="Cambria"/>
        </w:rPr>
        <w:t xml:space="preserve"> model), only the proportion of Black or African-American patients served is a significant predictor of ED length of stay for </w:t>
      </w:r>
      <w:r w:rsidRPr="00EC443E">
        <w:rPr>
          <w:rFonts w:ascii="Cambria" w:hAnsi="Cambria"/>
        </w:rPr>
        <w:t>psychiatric or other mental health patients</w:t>
      </w:r>
      <w:r>
        <w:rPr>
          <w:rFonts w:ascii="Cambria" w:hAnsi="Cambria"/>
        </w:rPr>
        <w:t xml:space="preserve">. </w:t>
      </w:r>
      <w:r w:rsidR="00B4733B">
        <w:rPr>
          <w:rFonts w:ascii="Cambria" w:hAnsi="Cambria"/>
        </w:rPr>
        <w:t>As</w:t>
      </w:r>
      <w:r w:rsidR="000B2F9A">
        <w:rPr>
          <w:rFonts w:ascii="Cambria" w:hAnsi="Cambria"/>
        </w:rPr>
        <w:t xml:space="preserve"> with </w:t>
      </w:r>
      <w:r w:rsidR="000B2F9A">
        <w:rPr>
          <w:rFonts w:ascii="Cambria" w:hAnsi="Cambria"/>
          <w:i/>
          <w:iCs/>
        </w:rPr>
        <w:t>AdmitLOS</w:t>
      </w:r>
      <w:r w:rsidR="000B2F9A">
        <w:rPr>
          <w:rFonts w:ascii="Cambria" w:hAnsi="Cambria"/>
        </w:rPr>
        <w:t>,</w:t>
      </w:r>
      <w:r w:rsidR="00286B2B">
        <w:rPr>
          <w:rFonts w:ascii="Cambria" w:hAnsi="Cambria"/>
        </w:rPr>
        <w:t xml:space="preserve"> </w:t>
      </w:r>
      <w:r w:rsidR="00286B2B" w:rsidRPr="008500A7">
        <w:rPr>
          <w:rFonts w:ascii="Cambria" w:hAnsi="Cambria"/>
        </w:rPr>
        <w:t xml:space="preserve">a 10% increase in the proportion of </w:t>
      </w:r>
      <w:r w:rsidR="00286B2B">
        <w:rPr>
          <w:rFonts w:ascii="Cambria" w:hAnsi="Cambria"/>
        </w:rPr>
        <w:t>Black or African-American</w:t>
      </w:r>
      <w:r w:rsidR="00286B2B" w:rsidRPr="008500A7">
        <w:rPr>
          <w:rFonts w:ascii="Cambria" w:hAnsi="Cambria"/>
        </w:rPr>
        <w:t xml:space="preserve"> patients served</w:t>
      </w:r>
      <w:r w:rsidR="000B2F9A">
        <w:rPr>
          <w:rFonts w:ascii="Cambria" w:hAnsi="Cambria"/>
        </w:rPr>
        <w:t xml:space="preserve"> at a given hospital</w:t>
      </w:r>
      <w:r w:rsidR="00286B2B" w:rsidRPr="008500A7">
        <w:rPr>
          <w:rFonts w:ascii="Cambria" w:hAnsi="Cambria"/>
        </w:rPr>
        <w:t xml:space="preserve"> is associated with a</w:t>
      </w:r>
      <w:r w:rsidR="000B2F9A">
        <w:rPr>
          <w:rFonts w:ascii="Cambria" w:hAnsi="Cambria"/>
        </w:rPr>
        <w:t xml:space="preserve"> 4.8%</w:t>
      </w:r>
      <w:r w:rsidR="00286B2B" w:rsidRPr="008500A7">
        <w:rPr>
          <w:rFonts w:ascii="Cambria" w:hAnsi="Cambria"/>
        </w:rPr>
        <w:t xml:space="preserve"> increase</w:t>
      </w:r>
      <w:r w:rsidR="00286B2B">
        <w:rPr>
          <w:rFonts w:ascii="Cambria" w:hAnsi="Cambria"/>
        </w:rPr>
        <w:t xml:space="preserve"> in</w:t>
      </w:r>
      <w:r w:rsidR="00286B2B" w:rsidRPr="008500A7">
        <w:rPr>
          <w:rFonts w:ascii="Cambria" w:hAnsi="Cambria"/>
        </w:rPr>
        <w:t xml:space="preserve"> </w:t>
      </w:r>
      <w:r w:rsidR="00286B2B">
        <w:rPr>
          <w:rFonts w:ascii="Cambria" w:hAnsi="Cambria"/>
          <w:i/>
          <w:iCs/>
        </w:rPr>
        <w:t>MH</w:t>
      </w:r>
      <w:r w:rsidR="00286B2B" w:rsidRPr="008500A7">
        <w:rPr>
          <w:rFonts w:ascii="Cambria" w:hAnsi="Cambria"/>
          <w:i/>
          <w:iCs/>
        </w:rPr>
        <w:t>LOS</w:t>
      </w:r>
      <w:r w:rsidR="000B2F9A">
        <w:rPr>
          <w:rFonts w:ascii="Cambria" w:hAnsi="Cambria"/>
        </w:rPr>
        <w:t>, with all other variables held equal</w:t>
      </w:r>
      <w:r w:rsidR="000B2F9A">
        <w:rPr>
          <w:rFonts w:ascii="Cambria" w:hAnsi="Cambria"/>
          <w:i/>
          <w:iCs/>
        </w:rPr>
        <w:t xml:space="preserve"> </w:t>
      </w:r>
      <w:r w:rsidR="000B2F9A">
        <w:rPr>
          <w:rFonts w:ascii="Cambria" w:hAnsi="Cambria"/>
        </w:rPr>
        <w:t>(p&lt;0.001)</w:t>
      </w:r>
      <w:r w:rsidR="00286B2B">
        <w:rPr>
          <w:rFonts w:ascii="Cambria" w:hAnsi="Cambria"/>
        </w:rPr>
        <w:t xml:space="preserve">. </w:t>
      </w:r>
      <w:r w:rsidR="000B2F9A">
        <w:rPr>
          <w:rFonts w:ascii="Cambria" w:hAnsi="Cambria"/>
        </w:rPr>
        <w:t xml:space="preserve">Increases of 10% </w:t>
      </w:r>
      <w:r w:rsidR="000B2F9A" w:rsidRPr="008500A7">
        <w:rPr>
          <w:rFonts w:ascii="Cambria" w:hAnsi="Cambria"/>
        </w:rPr>
        <w:t>in the proportion</w:t>
      </w:r>
      <w:r w:rsidR="000B2F9A">
        <w:rPr>
          <w:rFonts w:ascii="Cambria" w:hAnsi="Cambria"/>
        </w:rPr>
        <w:t>s</w:t>
      </w:r>
      <w:r w:rsidR="000B2F9A" w:rsidRPr="008500A7">
        <w:rPr>
          <w:rFonts w:ascii="Cambria" w:hAnsi="Cambria"/>
        </w:rPr>
        <w:t xml:space="preserve"> of </w:t>
      </w:r>
      <w:r w:rsidR="000B2F9A">
        <w:rPr>
          <w:rFonts w:ascii="Cambria" w:hAnsi="Cambria"/>
        </w:rPr>
        <w:t xml:space="preserve">Asian or Pacific Islander, and Hispanic or Latino patients served are associated with 2.3% and 0.7% increases in </w:t>
      </w:r>
      <w:r w:rsidR="000B2F9A">
        <w:rPr>
          <w:rFonts w:ascii="Cambria" w:hAnsi="Cambria"/>
          <w:i/>
          <w:iCs/>
        </w:rPr>
        <w:t>MHLOS</w:t>
      </w:r>
      <w:r w:rsidR="00694B05">
        <w:rPr>
          <w:rFonts w:ascii="Cambria" w:hAnsi="Cambria"/>
        </w:rPr>
        <w:t>,</w:t>
      </w:r>
      <w:r w:rsidR="000B2F9A">
        <w:rPr>
          <w:rFonts w:ascii="Cambria" w:hAnsi="Cambria"/>
        </w:rPr>
        <w:t xml:space="preserve"> respectively, but these associations are not statistically significant (p=0.21; p=0.27). Meanwhile, a 10% increase in the proportion of Native American patients served is associated with 2.1%</w:t>
      </w:r>
      <w:r w:rsidR="00D15127">
        <w:rPr>
          <w:rFonts w:ascii="Cambria" w:hAnsi="Cambria"/>
        </w:rPr>
        <w:t xml:space="preserve"> decrease in </w:t>
      </w:r>
      <w:r w:rsidR="00D15127">
        <w:rPr>
          <w:rFonts w:ascii="Cambria" w:hAnsi="Cambria"/>
          <w:i/>
          <w:iCs/>
        </w:rPr>
        <w:t>MHLOS</w:t>
      </w:r>
      <w:r w:rsidR="00D15127">
        <w:rPr>
          <w:rFonts w:ascii="Cambria" w:hAnsi="Cambria"/>
        </w:rPr>
        <w:t xml:space="preserve">, though again this association is not significant (p=0.30). </w:t>
      </w:r>
    </w:p>
    <w:p w14:paraId="3FE8762A" w14:textId="0913498C" w:rsidR="00D15127" w:rsidRDefault="00B4733B" w:rsidP="00E229A3">
      <w:pPr>
        <w:spacing w:line="480" w:lineRule="auto"/>
        <w:rPr>
          <w:rFonts w:ascii="Cambria" w:hAnsi="Cambria"/>
        </w:rPr>
      </w:pPr>
      <w:r>
        <w:rPr>
          <w:rFonts w:ascii="Cambria" w:hAnsi="Cambria"/>
        </w:rPr>
        <w:tab/>
        <w:t xml:space="preserve">Among other the predictors, the coefficients for </w:t>
      </w:r>
      <w:r>
        <w:rPr>
          <w:rFonts w:ascii="Cambria" w:hAnsi="Cambria"/>
          <w:i/>
          <w:iCs/>
        </w:rPr>
        <w:t xml:space="preserve">ED Volume </w:t>
      </w:r>
      <w:r>
        <w:rPr>
          <w:rFonts w:ascii="Cambria" w:hAnsi="Cambria"/>
        </w:rPr>
        <w:t>stand out. Psychiatric and other mental health patients can expect a 40% longer stay in Very High volume emergency departments</w:t>
      </w:r>
      <w:r w:rsidR="00F05D2F">
        <w:rPr>
          <w:rFonts w:ascii="Cambria" w:hAnsi="Cambria"/>
        </w:rPr>
        <w:t xml:space="preserve"> (p&lt;0.001)</w:t>
      </w:r>
      <w:r>
        <w:rPr>
          <w:rFonts w:ascii="Cambria" w:hAnsi="Cambria"/>
        </w:rPr>
        <w:t>, 29% longer in High volume emergency departments</w:t>
      </w:r>
      <w:r w:rsidR="00F05D2F">
        <w:rPr>
          <w:rFonts w:ascii="Cambria" w:hAnsi="Cambria"/>
        </w:rPr>
        <w:t xml:space="preserve"> (p&lt;0.001)</w:t>
      </w:r>
      <w:r>
        <w:rPr>
          <w:rFonts w:ascii="Cambria" w:hAnsi="Cambria"/>
        </w:rPr>
        <w:t>, and 16% longer in Medium volume emergency departments</w:t>
      </w:r>
      <w:r w:rsidR="00F05D2F">
        <w:rPr>
          <w:rFonts w:ascii="Cambria" w:hAnsi="Cambria"/>
        </w:rPr>
        <w:t xml:space="preserve"> (p&lt;0.001)</w:t>
      </w:r>
      <w:r>
        <w:rPr>
          <w:rFonts w:ascii="Cambria" w:hAnsi="Cambria"/>
        </w:rPr>
        <w:t>, than</w:t>
      </w:r>
      <w:r w:rsidR="00F05D2F">
        <w:rPr>
          <w:rFonts w:ascii="Cambria" w:hAnsi="Cambria"/>
        </w:rPr>
        <w:t xml:space="preserve"> in</w:t>
      </w:r>
      <w:r>
        <w:rPr>
          <w:rFonts w:ascii="Cambria" w:hAnsi="Cambria"/>
        </w:rPr>
        <w:t xml:space="preserve"> Low volume emergency departments. Such patients </w:t>
      </w:r>
      <w:r w:rsidR="001F38D2">
        <w:rPr>
          <w:rFonts w:ascii="Cambria" w:hAnsi="Cambria"/>
        </w:rPr>
        <w:t>can also expect an 11% shorter stay at hospitals serving fully rural populations compared to hospitals serving fully urban populations (p&lt;0.001), and an 8% longer stay at hospitals in states that have expanded Medicaid compared to states that have not expanded (p&lt;0.001).</w:t>
      </w:r>
    </w:p>
    <w:p w14:paraId="5DC62D87" w14:textId="5C0F4A66" w:rsidR="002D54E9" w:rsidRPr="00E229A3" w:rsidRDefault="001F38D2" w:rsidP="00E229A3">
      <w:pPr>
        <w:spacing w:line="480" w:lineRule="auto"/>
        <w:rPr>
          <w:rFonts w:ascii="Cambria" w:hAnsi="Cambria"/>
        </w:rPr>
      </w:pPr>
      <w:r>
        <w:rPr>
          <w:rFonts w:ascii="Cambria" w:hAnsi="Cambria"/>
        </w:rPr>
        <w:tab/>
      </w:r>
      <w:r w:rsidR="00596F41">
        <w:rPr>
          <w:rFonts w:ascii="Cambria" w:hAnsi="Cambria"/>
        </w:rPr>
        <w:t>Despite these significant associations, the</w:t>
      </w:r>
      <w:r w:rsidR="00C05670">
        <w:rPr>
          <w:rFonts w:ascii="Cambria" w:hAnsi="Cambria"/>
        </w:rPr>
        <w:t xml:space="preserve"> models were based on fewer observations than models for</w:t>
      </w:r>
      <w:r w:rsidR="00E229A3">
        <w:rPr>
          <w:rFonts w:ascii="Cambria" w:hAnsi="Cambria"/>
        </w:rPr>
        <w:t xml:space="preserve"> </w:t>
      </w:r>
      <w:r w:rsidR="00C05670">
        <w:rPr>
          <w:rFonts w:ascii="Cambria" w:hAnsi="Cambria"/>
          <w:i/>
          <w:iCs/>
        </w:rPr>
        <w:t>AdmitLOS</w:t>
      </w:r>
      <w:r w:rsidR="00C05670">
        <w:rPr>
          <w:rFonts w:ascii="Cambria" w:hAnsi="Cambria"/>
        </w:rPr>
        <w:t xml:space="preserve">, </w:t>
      </w:r>
      <w:r w:rsidR="00C05670">
        <w:rPr>
          <w:rFonts w:ascii="Cambria" w:hAnsi="Cambria"/>
          <w:i/>
          <w:iCs/>
        </w:rPr>
        <w:t>WaitForBed</w:t>
      </w:r>
      <w:r w:rsidR="00C05670">
        <w:rPr>
          <w:rFonts w:ascii="Cambria" w:hAnsi="Cambria"/>
        </w:rPr>
        <w:t xml:space="preserve"> and </w:t>
      </w:r>
      <w:r w:rsidR="00C05670">
        <w:rPr>
          <w:rFonts w:ascii="Cambria" w:hAnsi="Cambria"/>
          <w:i/>
          <w:iCs/>
        </w:rPr>
        <w:t>NonAdmitLOS</w:t>
      </w:r>
      <w:r w:rsidR="00C05670">
        <w:rPr>
          <w:rFonts w:ascii="Cambria" w:hAnsi="Cambria"/>
        </w:rPr>
        <w:t xml:space="preserve">, and did not perform as well. Model 4, the </w:t>
      </w:r>
      <w:r w:rsidR="00C05670">
        <w:rPr>
          <w:rFonts w:ascii="Cambria" w:hAnsi="Cambria"/>
        </w:rPr>
        <w:lastRenderedPageBreak/>
        <w:t>highest scoring model, explains only 23.4% of the variability in</w:t>
      </w:r>
      <w:r w:rsidR="00C05670">
        <w:rPr>
          <w:rFonts w:ascii="Cambria" w:hAnsi="Cambria"/>
          <w:i/>
          <w:iCs/>
        </w:rPr>
        <w:t xml:space="preserve"> </w:t>
      </w:r>
      <w:r w:rsidR="00C05670">
        <w:rPr>
          <w:rFonts w:ascii="Cambria" w:hAnsi="Cambria"/>
        </w:rPr>
        <w:t>ED length of stay for psychiatric or other mental health patients.</w:t>
      </w:r>
    </w:p>
    <w:p w14:paraId="664FF6FB" w14:textId="77777777" w:rsidR="002D54E9" w:rsidRPr="002D54E9" w:rsidRDefault="002D54E9" w:rsidP="00435298">
      <w:pPr>
        <w:rPr>
          <w:rFonts w:ascii="Cambria" w:hAnsi="Cambria"/>
          <w:i/>
          <w:iCs/>
        </w:rPr>
      </w:pPr>
    </w:p>
    <w:p w14:paraId="1687BB9B" w14:textId="47ACA19C" w:rsidR="002D54E9" w:rsidRPr="00AD5566" w:rsidRDefault="002D54E9" w:rsidP="002D54E9">
      <w:pPr>
        <w:jc w:val="center"/>
        <w:rPr>
          <w:rFonts w:ascii="Cambria" w:hAnsi="Cambria"/>
        </w:rPr>
      </w:pPr>
      <w:r>
        <w:rPr>
          <w:rFonts w:ascii="Cambria" w:hAnsi="Cambria"/>
          <w:i/>
          <w:iCs/>
          <w:noProof/>
        </w:rPr>
        <w:drawing>
          <wp:inline distT="0" distB="0" distL="0" distR="0" wp14:anchorId="287AA71D" wp14:editId="3444B985">
            <wp:extent cx="5935345" cy="53848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345" cy="5384800"/>
                    </a:xfrm>
                    <a:prstGeom prst="rect">
                      <a:avLst/>
                    </a:prstGeom>
                    <a:noFill/>
                    <a:ln>
                      <a:noFill/>
                    </a:ln>
                  </pic:spPr>
                </pic:pic>
              </a:graphicData>
            </a:graphic>
          </wp:inline>
        </w:drawing>
      </w:r>
      <w:r>
        <w:rPr>
          <w:rFonts w:ascii="Cambria" w:hAnsi="Cambria"/>
          <w:i/>
          <w:iCs/>
        </w:rPr>
        <w:br/>
      </w:r>
      <w:r>
        <w:rPr>
          <w:rFonts w:ascii="Cambria" w:hAnsi="Cambria"/>
          <w:i/>
          <w:iCs/>
        </w:rPr>
        <w:br/>
      </w:r>
      <w:r w:rsidRPr="002D54E9">
        <w:rPr>
          <w:rFonts w:ascii="Cambria" w:hAnsi="Cambria"/>
        </w:rPr>
        <w:t xml:space="preserve">TABLE </w:t>
      </w:r>
      <w:r w:rsidR="00645355">
        <w:rPr>
          <w:rFonts w:ascii="Cambria" w:hAnsi="Cambria"/>
        </w:rPr>
        <w:t>9</w:t>
      </w:r>
      <w:r w:rsidRPr="002D54E9">
        <w:rPr>
          <w:rFonts w:ascii="Cambria" w:hAnsi="Cambria"/>
        </w:rPr>
        <w:t>: Regression Results for</w:t>
      </w:r>
      <w:r>
        <w:rPr>
          <w:rFonts w:ascii="Cambria" w:hAnsi="Cambria"/>
        </w:rPr>
        <w:t xml:space="preserve"> </w:t>
      </w:r>
      <w:r>
        <w:rPr>
          <w:rFonts w:ascii="Cambria" w:hAnsi="Cambria"/>
          <w:i/>
          <w:iCs/>
        </w:rPr>
        <w:t>MHLOS</w:t>
      </w:r>
    </w:p>
    <w:p w14:paraId="39DB3C1A" w14:textId="77777777" w:rsidR="002D54E9" w:rsidRDefault="002D54E9">
      <w:pPr>
        <w:rPr>
          <w:rFonts w:ascii="Cambria" w:hAnsi="Cambria"/>
          <w:i/>
          <w:iCs/>
        </w:rPr>
      </w:pPr>
      <w:r>
        <w:rPr>
          <w:rFonts w:ascii="Cambria" w:hAnsi="Cambria"/>
          <w:i/>
          <w:iCs/>
        </w:rPr>
        <w:br w:type="page"/>
      </w:r>
    </w:p>
    <w:p w14:paraId="65138F14" w14:textId="33694622" w:rsidR="002D54E9" w:rsidRDefault="002D54E9" w:rsidP="008101ED">
      <w:pPr>
        <w:spacing w:line="480" w:lineRule="auto"/>
        <w:rPr>
          <w:rFonts w:ascii="Cambria" w:hAnsi="Cambria"/>
          <w:i/>
          <w:iCs/>
        </w:rPr>
      </w:pPr>
      <w:r w:rsidRPr="002D54E9">
        <w:rPr>
          <w:rFonts w:ascii="Cambria" w:hAnsi="Cambria"/>
          <w:i/>
          <w:iCs/>
        </w:rPr>
        <w:lastRenderedPageBreak/>
        <w:t>LWBSrate</w:t>
      </w:r>
      <w:r w:rsidR="00966601">
        <w:rPr>
          <w:rFonts w:ascii="Cambria" w:hAnsi="Cambria"/>
          <w:i/>
          <w:iCs/>
        </w:rPr>
        <w:tab/>
      </w:r>
    </w:p>
    <w:p w14:paraId="68B44F2E" w14:textId="739F77AC" w:rsidR="00966601" w:rsidRPr="00694B05" w:rsidRDefault="00966601" w:rsidP="008101ED">
      <w:pPr>
        <w:spacing w:line="480" w:lineRule="auto"/>
        <w:rPr>
          <w:rFonts w:ascii="Cambria" w:hAnsi="Cambria"/>
        </w:rPr>
      </w:pPr>
      <w:r>
        <w:rPr>
          <w:rFonts w:ascii="Cambria" w:hAnsi="Cambria"/>
        </w:rPr>
        <w:tab/>
      </w:r>
      <w:r w:rsidR="00EE294F">
        <w:rPr>
          <w:rFonts w:ascii="Cambria" w:hAnsi="Cambria"/>
        </w:rPr>
        <w:t>Lastly</w:t>
      </w:r>
      <w:r>
        <w:rPr>
          <w:rFonts w:ascii="Cambria" w:hAnsi="Cambria"/>
        </w:rPr>
        <w:t xml:space="preserve">, regression results for </w:t>
      </w:r>
      <w:r>
        <w:rPr>
          <w:rFonts w:ascii="Cambria" w:hAnsi="Cambria"/>
          <w:i/>
          <w:iCs/>
        </w:rPr>
        <w:t>LWBSrate</w:t>
      </w:r>
      <w:r>
        <w:rPr>
          <w:rFonts w:ascii="Cambria" w:hAnsi="Cambria"/>
        </w:rPr>
        <w:t xml:space="preserve">, the </w:t>
      </w:r>
      <w:r>
        <w:rPr>
          <w:rFonts w:ascii="Cambria" w:hAnsi="Cambria"/>
          <w:shd w:val="clear" w:color="auto" w:fill="FFFFFF"/>
        </w:rPr>
        <w:t>proportion</w:t>
      </w:r>
      <w:r w:rsidRPr="002C4C81">
        <w:rPr>
          <w:rFonts w:ascii="Cambria" w:hAnsi="Cambria"/>
          <w:shd w:val="clear" w:color="auto" w:fill="FFFFFF"/>
        </w:rPr>
        <w:t xml:space="preserve"> of patients who leave the emergency department before being seen</w:t>
      </w:r>
      <w:r>
        <w:rPr>
          <w:rFonts w:ascii="Cambria" w:hAnsi="Cambria"/>
        </w:rPr>
        <w:t xml:space="preserve">, are inspected. This is the rate of patients who arrive at the emergency department with a condition, register with front desk staff, are asked to wait, </w:t>
      </w:r>
      <w:r w:rsidR="00694B05">
        <w:rPr>
          <w:rFonts w:ascii="Cambria" w:hAnsi="Cambria"/>
        </w:rPr>
        <w:t>but</w:t>
      </w:r>
      <w:r>
        <w:rPr>
          <w:rFonts w:ascii="Cambria" w:hAnsi="Cambria"/>
        </w:rPr>
        <w:t xml:space="preserve"> ultimately leave the emergency department before being seen by a physician. </w:t>
      </w:r>
      <w:r w:rsidR="00694B05">
        <w:rPr>
          <w:rFonts w:ascii="Cambria" w:hAnsi="Cambria"/>
        </w:rPr>
        <w:t xml:space="preserve">Here, for every 10% increase in the proportion of Native Americans served at a given hospital, </w:t>
      </w:r>
      <w:r w:rsidR="00694B05">
        <w:rPr>
          <w:rFonts w:ascii="Cambria" w:hAnsi="Cambria"/>
          <w:i/>
          <w:iCs/>
        </w:rPr>
        <w:t>LWBSrate</w:t>
      </w:r>
      <w:r w:rsidR="00694B05">
        <w:rPr>
          <w:rFonts w:ascii="Cambria" w:hAnsi="Cambria"/>
        </w:rPr>
        <w:t xml:space="preserve"> is predicted to rise by a full 27.1% (p&lt;0.001). For every 10% increase </w:t>
      </w:r>
      <w:r w:rsidR="00694B05" w:rsidRPr="008500A7">
        <w:rPr>
          <w:rFonts w:ascii="Cambria" w:hAnsi="Cambria"/>
        </w:rPr>
        <w:t xml:space="preserve">in the proportion of </w:t>
      </w:r>
      <w:r w:rsidR="00694B05">
        <w:rPr>
          <w:rFonts w:ascii="Cambria" w:hAnsi="Cambria"/>
        </w:rPr>
        <w:t xml:space="preserve">Black or African-American patients, a 13.5% increase is predicted (p&lt;0.001). Finally, for every 10% increase in the proportion of Hispanic or Latino patients served, </w:t>
      </w:r>
      <w:r w:rsidR="00694B05">
        <w:rPr>
          <w:rFonts w:ascii="Cambria" w:hAnsi="Cambria"/>
          <w:i/>
          <w:iCs/>
        </w:rPr>
        <w:t>LWBSrate</w:t>
      </w:r>
      <w:r w:rsidR="00694B05">
        <w:rPr>
          <w:rFonts w:ascii="Cambria" w:hAnsi="Cambria"/>
        </w:rPr>
        <w:t xml:space="preserve"> is predicted to rise by 2.7% (p&lt;0.05). A predicted 4.7% decrease in </w:t>
      </w:r>
      <w:r w:rsidR="00694B05">
        <w:rPr>
          <w:rFonts w:ascii="Cambria" w:hAnsi="Cambria"/>
          <w:i/>
          <w:iCs/>
        </w:rPr>
        <w:t>LWBSrate</w:t>
      </w:r>
      <w:r w:rsidR="00694B05">
        <w:rPr>
          <w:rFonts w:ascii="Cambria" w:hAnsi="Cambria"/>
        </w:rPr>
        <w:t xml:space="preserve"> for every 10% increase</w:t>
      </w:r>
      <w:r w:rsidR="00096953">
        <w:rPr>
          <w:rFonts w:ascii="Cambria" w:hAnsi="Cambria"/>
        </w:rPr>
        <w:t xml:space="preserve"> in the proportion of Asian or Pacific Islander patients served was not significant (p=0.11). </w:t>
      </w:r>
    </w:p>
    <w:p w14:paraId="49A34636" w14:textId="63F36E2A" w:rsidR="002D54E9" w:rsidRPr="00596F41" w:rsidRDefault="00596F41" w:rsidP="008101ED">
      <w:pPr>
        <w:spacing w:line="480" w:lineRule="auto"/>
        <w:ind w:firstLine="720"/>
        <w:rPr>
          <w:rFonts w:ascii="Cambria" w:hAnsi="Cambria"/>
        </w:rPr>
      </w:pPr>
      <w:r>
        <w:rPr>
          <w:rFonts w:ascii="Cambria" w:hAnsi="Cambria"/>
        </w:rPr>
        <w:t>Among the other independent variables, l</w:t>
      </w:r>
      <w:r w:rsidR="00A54710">
        <w:rPr>
          <w:rFonts w:ascii="Cambria" w:hAnsi="Cambria"/>
        </w:rPr>
        <w:t xml:space="preserve">ike with </w:t>
      </w:r>
      <w:r w:rsidR="00A54710">
        <w:rPr>
          <w:rFonts w:ascii="Cambria" w:hAnsi="Cambria"/>
          <w:i/>
          <w:iCs/>
        </w:rPr>
        <w:t>MHLOS</w:t>
      </w:r>
      <w:r w:rsidR="00A54710">
        <w:rPr>
          <w:rFonts w:ascii="Cambria" w:hAnsi="Cambria"/>
        </w:rPr>
        <w:t xml:space="preserve">, the independent variable </w:t>
      </w:r>
      <w:r w:rsidR="00A54710">
        <w:rPr>
          <w:rFonts w:ascii="Cambria" w:hAnsi="Cambria"/>
          <w:i/>
          <w:iCs/>
        </w:rPr>
        <w:t>Beds</w:t>
      </w:r>
      <w:r w:rsidR="00A54710">
        <w:rPr>
          <w:rFonts w:ascii="Cambria" w:hAnsi="Cambria"/>
        </w:rPr>
        <w:t xml:space="preserve">, which indicates the number of Medicare-certified beds per hospital, is not significant in any of the four </w:t>
      </w:r>
      <w:r w:rsidR="00A54710">
        <w:rPr>
          <w:rFonts w:ascii="Cambria" w:hAnsi="Cambria"/>
          <w:i/>
          <w:iCs/>
        </w:rPr>
        <w:t>LWBSrate</w:t>
      </w:r>
      <w:r w:rsidR="00A54710">
        <w:rPr>
          <w:rFonts w:ascii="Cambria" w:hAnsi="Cambria"/>
        </w:rPr>
        <w:t xml:space="preserve"> models. </w:t>
      </w:r>
      <w:r>
        <w:rPr>
          <w:rFonts w:ascii="Cambria" w:hAnsi="Cambria"/>
        </w:rPr>
        <w:t xml:space="preserve">In addition, there seems to be a strong relationship between </w:t>
      </w:r>
      <w:r>
        <w:rPr>
          <w:rFonts w:ascii="Cambria" w:hAnsi="Cambria"/>
          <w:i/>
          <w:iCs/>
        </w:rPr>
        <w:t>LWBSrate</w:t>
      </w:r>
      <w:r>
        <w:rPr>
          <w:rFonts w:ascii="Cambria" w:hAnsi="Cambria"/>
        </w:rPr>
        <w:t xml:space="preserve"> and hospital overall rating—a one star increase in rating is associated with a 9% drop in </w:t>
      </w:r>
      <w:r>
        <w:rPr>
          <w:rFonts w:ascii="Cambria" w:hAnsi="Cambria"/>
          <w:i/>
          <w:iCs/>
        </w:rPr>
        <w:t>LWBSrate</w:t>
      </w:r>
      <w:r>
        <w:rPr>
          <w:rFonts w:ascii="Cambria" w:hAnsi="Cambria"/>
        </w:rPr>
        <w:t xml:space="preserve"> (p&lt;0.001). Finally, a one</w:t>
      </w:r>
      <w:r w:rsidR="008101ED">
        <w:rPr>
          <w:rFonts w:ascii="Cambria" w:hAnsi="Cambria"/>
        </w:rPr>
        <w:t xml:space="preserve"> </w:t>
      </w:r>
      <w:r>
        <w:rPr>
          <w:rFonts w:ascii="Cambria" w:hAnsi="Cambria"/>
        </w:rPr>
        <w:t xml:space="preserve">patient </w:t>
      </w:r>
      <w:proofErr w:type="gramStart"/>
      <w:r>
        <w:rPr>
          <w:rFonts w:ascii="Cambria" w:hAnsi="Cambria"/>
        </w:rPr>
        <w:t>increase</w:t>
      </w:r>
      <w:proofErr w:type="gramEnd"/>
      <w:r>
        <w:rPr>
          <w:rFonts w:ascii="Cambria" w:hAnsi="Cambria"/>
        </w:rPr>
        <w:t xml:space="preserve"> in the number of male patients served per 100 female patients is associated with a 1% drop in </w:t>
      </w:r>
      <w:r>
        <w:rPr>
          <w:rFonts w:ascii="Cambria" w:hAnsi="Cambria"/>
          <w:i/>
          <w:iCs/>
        </w:rPr>
        <w:t>LWBSrate</w:t>
      </w:r>
      <w:r>
        <w:rPr>
          <w:rFonts w:ascii="Cambria" w:hAnsi="Cambria"/>
        </w:rPr>
        <w:t xml:space="preserve"> (p&lt;0.001), suggesting that hospitals serving </w:t>
      </w:r>
      <w:r w:rsidR="008101ED">
        <w:rPr>
          <w:rFonts w:ascii="Cambria" w:hAnsi="Cambria"/>
        </w:rPr>
        <w:t>higher proportions of women may have higher LWBS rates.</w:t>
      </w:r>
    </w:p>
    <w:p w14:paraId="6EBEDF4F" w14:textId="7E53DCA5" w:rsidR="002D54E9" w:rsidRDefault="00966601" w:rsidP="008101ED">
      <w:pPr>
        <w:spacing w:line="480" w:lineRule="auto"/>
        <w:rPr>
          <w:rFonts w:ascii="Cambria" w:hAnsi="Cambria"/>
        </w:rPr>
      </w:pPr>
      <w:r>
        <w:rPr>
          <w:rFonts w:ascii="Cambria" w:hAnsi="Cambria"/>
        </w:rPr>
        <w:tab/>
      </w:r>
      <w:r w:rsidR="00596F41">
        <w:rPr>
          <w:rFonts w:ascii="Cambria" w:hAnsi="Cambria"/>
        </w:rPr>
        <w:t>Overall, however</w:t>
      </w:r>
      <w:r>
        <w:rPr>
          <w:rFonts w:ascii="Cambria" w:hAnsi="Cambria"/>
        </w:rPr>
        <w:t>, these models are generally poor performers</w:t>
      </w:r>
      <w:r w:rsidR="00694B05">
        <w:rPr>
          <w:rFonts w:ascii="Cambria" w:hAnsi="Cambria"/>
        </w:rPr>
        <w:t>, so the validity of the above conclusions should be considered suspect.</w:t>
      </w:r>
      <w:r>
        <w:rPr>
          <w:rFonts w:ascii="Cambria" w:hAnsi="Cambria"/>
        </w:rPr>
        <w:t xml:space="preserve"> </w:t>
      </w:r>
      <w:r w:rsidR="00634C5D">
        <w:rPr>
          <w:rFonts w:ascii="Cambria" w:hAnsi="Cambria"/>
        </w:rPr>
        <w:t>T</w:t>
      </w:r>
      <w:r>
        <w:rPr>
          <w:rFonts w:ascii="Cambria" w:hAnsi="Cambria"/>
        </w:rPr>
        <w:t>he best model, Model 4, explain</w:t>
      </w:r>
      <w:r w:rsidR="00694B05">
        <w:rPr>
          <w:rFonts w:ascii="Cambria" w:hAnsi="Cambria"/>
        </w:rPr>
        <w:t>s</w:t>
      </w:r>
      <w:r>
        <w:rPr>
          <w:rFonts w:ascii="Cambria" w:hAnsi="Cambria"/>
        </w:rPr>
        <w:t xml:space="preserve"> 12% </w:t>
      </w:r>
      <w:r w:rsidR="006B3A7F">
        <w:rPr>
          <w:rFonts w:ascii="Cambria" w:hAnsi="Cambria"/>
        </w:rPr>
        <w:t>o</w:t>
      </w:r>
      <w:r w:rsidR="00694B05">
        <w:rPr>
          <w:rFonts w:ascii="Cambria" w:hAnsi="Cambria"/>
        </w:rPr>
        <w:t>f</w:t>
      </w:r>
      <w:r w:rsidR="006B3A7F">
        <w:rPr>
          <w:rFonts w:ascii="Cambria" w:hAnsi="Cambria"/>
        </w:rPr>
        <w:t xml:space="preserve"> the variation in </w:t>
      </w:r>
      <w:r w:rsidR="006B3A7F">
        <w:rPr>
          <w:rFonts w:ascii="Cambria" w:hAnsi="Cambria"/>
          <w:i/>
          <w:iCs/>
        </w:rPr>
        <w:t>LWBSrate</w:t>
      </w:r>
      <w:r w:rsidR="006B3A7F">
        <w:rPr>
          <w:rFonts w:ascii="Cambria" w:hAnsi="Cambria"/>
        </w:rPr>
        <w:t xml:space="preserve"> among hospitals in the final dataset</w:t>
      </w:r>
      <w:r w:rsidR="00694B05">
        <w:rPr>
          <w:rFonts w:ascii="Cambria" w:hAnsi="Cambria"/>
        </w:rPr>
        <w:t>.</w:t>
      </w:r>
      <w:r>
        <w:rPr>
          <w:rFonts w:ascii="Cambria" w:hAnsi="Cambria"/>
        </w:rPr>
        <w:t xml:space="preserve"> </w:t>
      </w:r>
    </w:p>
    <w:p w14:paraId="7FEC71E3" w14:textId="7228A9D4" w:rsidR="00435298" w:rsidRPr="002C4C81" w:rsidRDefault="002D54E9" w:rsidP="002D54E9">
      <w:pPr>
        <w:jc w:val="center"/>
        <w:rPr>
          <w:rFonts w:ascii="Cambria" w:hAnsi="Cambria"/>
        </w:rPr>
      </w:pPr>
      <w:r>
        <w:rPr>
          <w:rFonts w:ascii="Cambria" w:hAnsi="Cambria"/>
          <w:noProof/>
        </w:rPr>
        <w:lastRenderedPageBreak/>
        <w:drawing>
          <wp:inline distT="0" distB="0" distL="0" distR="0" wp14:anchorId="5246F374" wp14:editId="0144968A">
            <wp:extent cx="5935345" cy="54102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345" cy="5410200"/>
                    </a:xfrm>
                    <a:prstGeom prst="rect">
                      <a:avLst/>
                    </a:prstGeom>
                    <a:noFill/>
                    <a:ln>
                      <a:noFill/>
                    </a:ln>
                  </pic:spPr>
                </pic:pic>
              </a:graphicData>
            </a:graphic>
          </wp:inline>
        </w:drawing>
      </w:r>
      <w:r>
        <w:rPr>
          <w:rFonts w:ascii="Cambria" w:hAnsi="Cambria"/>
        </w:rPr>
        <w:br/>
      </w:r>
      <w:r>
        <w:rPr>
          <w:rFonts w:ascii="Cambria" w:hAnsi="Cambria"/>
        </w:rPr>
        <w:br/>
      </w:r>
      <w:r w:rsidRPr="002D54E9">
        <w:rPr>
          <w:rFonts w:ascii="Cambria" w:hAnsi="Cambria"/>
        </w:rPr>
        <w:t>TABLE 10: Regression Results for</w:t>
      </w:r>
      <w:r>
        <w:rPr>
          <w:rFonts w:ascii="Cambria" w:hAnsi="Cambria"/>
        </w:rPr>
        <w:t xml:space="preserve"> </w:t>
      </w:r>
      <w:r w:rsidR="00611BCD">
        <w:rPr>
          <w:rFonts w:ascii="Cambria" w:hAnsi="Cambria"/>
          <w:i/>
          <w:iCs/>
        </w:rPr>
        <w:t>LWBSrate</w:t>
      </w:r>
      <w:r w:rsidR="00AD5566">
        <w:rPr>
          <w:rFonts w:ascii="Cambria" w:hAnsi="Cambria"/>
          <w:i/>
          <w:iCs/>
        </w:rPr>
        <w:t xml:space="preserve"> </w:t>
      </w:r>
      <w:r w:rsidR="00AD5566">
        <w:rPr>
          <w:rFonts w:ascii="Cambria" w:hAnsi="Cambria"/>
        </w:rPr>
        <w:t>(</w:t>
      </w:r>
      <w:r w:rsidR="00AD5566" w:rsidRPr="00AD5566">
        <w:rPr>
          <w:rFonts w:ascii="Cambria" w:hAnsi="Cambria"/>
          <w:i/>
          <w:iCs/>
        </w:rPr>
        <w:t>Beds</w:t>
      </w:r>
      <w:r w:rsidR="00AD5566">
        <w:rPr>
          <w:rFonts w:ascii="Cambria" w:hAnsi="Cambria"/>
        </w:rPr>
        <w:t xml:space="preserve"> not significant)</w:t>
      </w:r>
      <w:r>
        <w:rPr>
          <w:rFonts w:ascii="Cambria" w:hAnsi="Cambria"/>
        </w:rPr>
        <w:br/>
      </w:r>
      <w:r>
        <w:rPr>
          <w:rFonts w:ascii="Cambria" w:hAnsi="Cambria"/>
        </w:rPr>
        <w:br/>
      </w:r>
    </w:p>
    <w:p w14:paraId="666D0420" w14:textId="77777777" w:rsidR="002D54E9" w:rsidRDefault="002D54E9" w:rsidP="00E0075F">
      <w:pPr>
        <w:rPr>
          <w:rFonts w:ascii="Cambria" w:hAnsi="Cambria"/>
        </w:rPr>
      </w:pPr>
    </w:p>
    <w:p w14:paraId="1F5A82F7" w14:textId="66F739E4" w:rsidR="002D54E9" w:rsidRDefault="002D54E9" w:rsidP="00E0075F">
      <w:pPr>
        <w:rPr>
          <w:rFonts w:ascii="Cambria" w:hAnsi="Cambria"/>
        </w:rPr>
      </w:pPr>
    </w:p>
    <w:p w14:paraId="3574CB6D" w14:textId="77777777" w:rsidR="00611BCD" w:rsidRDefault="00611BCD" w:rsidP="00E0075F">
      <w:pPr>
        <w:rPr>
          <w:rFonts w:ascii="Cambria" w:hAnsi="Cambria"/>
        </w:rPr>
      </w:pPr>
    </w:p>
    <w:p w14:paraId="20C3C624" w14:textId="575BFADD" w:rsidR="00C55043" w:rsidRDefault="00C55043">
      <w:pPr>
        <w:rPr>
          <w:rFonts w:ascii="Cambria" w:hAnsi="Cambria"/>
        </w:rPr>
      </w:pPr>
      <w:r>
        <w:rPr>
          <w:rFonts w:ascii="Cambria" w:hAnsi="Cambria"/>
        </w:rPr>
        <w:br w:type="page"/>
      </w:r>
    </w:p>
    <w:p w14:paraId="549FC54D" w14:textId="77777777" w:rsidR="00C55043" w:rsidRPr="00B511B2" w:rsidRDefault="00C55043" w:rsidP="00C55043">
      <w:pPr>
        <w:jc w:val="center"/>
        <w:rPr>
          <w:rFonts w:ascii="Cambria" w:hAnsi="Cambria"/>
          <w:b/>
          <w:bCs/>
          <w:sz w:val="32"/>
          <w:szCs w:val="32"/>
        </w:rPr>
      </w:pPr>
      <w:commentRangeStart w:id="30"/>
      <w:r w:rsidRPr="00B511B2">
        <w:rPr>
          <w:rFonts w:ascii="Cambria" w:hAnsi="Cambria"/>
          <w:b/>
          <w:bCs/>
          <w:sz w:val="32"/>
          <w:szCs w:val="32"/>
        </w:rPr>
        <w:lastRenderedPageBreak/>
        <w:t>Discussion</w:t>
      </w:r>
      <w:commentRangeEnd w:id="30"/>
      <w:r w:rsidR="006D6FEB">
        <w:rPr>
          <w:rStyle w:val="CommentReference"/>
        </w:rPr>
        <w:commentReference w:id="30"/>
      </w:r>
    </w:p>
    <w:p w14:paraId="1061041A" w14:textId="77777777" w:rsidR="00C55043" w:rsidRDefault="00C55043" w:rsidP="00C55043">
      <w:pPr>
        <w:rPr>
          <w:rFonts w:ascii="Cambria" w:hAnsi="Cambria"/>
        </w:rPr>
      </w:pPr>
      <w:r w:rsidRPr="00B511B2">
        <w:rPr>
          <w:rFonts w:ascii="Cambria" w:hAnsi="Cambria"/>
        </w:rPr>
        <w:tab/>
        <w:t>Text</w:t>
      </w:r>
    </w:p>
    <w:p w14:paraId="74E706D9" w14:textId="77777777" w:rsidR="00C55043" w:rsidRDefault="00C55043" w:rsidP="00C55043">
      <w:pPr>
        <w:rPr>
          <w:rFonts w:ascii="Cambria" w:hAnsi="Cambria"/>
        </w:rPr>
      </w:pPr>
    </w:p>
    <w:p w14:paraId="5DFEB5E1" w14:textId="77777777" w:rsidR="00C55043" w:rsidRDefault="00C55043" w:rsidP="00C55043">
      <w:pPr>
        <w:rPr>
          <w:rFonts w:ascii="Cambria" w:hAnsi="Cambria"/>
        </w:rPr>
      </w:pPr>
    </w:p>
    <w:p w14:paraId="0F946D1B" w14:textId="77777777" w:rsidR="00C55043" w:rsidRDefault="00C55043" w:rsidP="00C55043">
      <w:pPr>
        <w:rPr>
          <w:rFonts w:ascii="Cambria" w:hAnsi="Cambria"/>
        </w:rPr>
      </w:pPr>
      <w:r>
        <w:rPr>
          <w:rFonts w:ascii="Cambria" w:hAnsi="Cambria"/>
        </w:rPr>
        <w:br w:type="page"/>
      </w:r>
    </w:p>
    <w:p w14:paraId="4C2A5BA8" w14:textId="77777777" w:rsidR="00C55043" w:rsidRPr="00B511B2" w:rsidRDefault="00C55043" w:rsidP="00C55043">
      <w:pPr>
        <w:jc w:val="center"/>
        <w:rPr>
          <w:rFonts w:ascii="Cambria" w:hAnsi="Cambria"/>
          <w:b/>
          <w:bCs/>
          <w:sz w:val="32"/>
          <w:szCs w:val="32"/>
        </w:rPr>
      </w:pPr>
      <w:r>
        <w:rPr>
          <w:rFonts w:ascii="Cambria" w:hAnsi="Cambria"/>
          <w:b/>
          <w:bCs/>
          <w:sz w:val="32"/>
          <w:szCs w:val="32"/>
        </w:rPr>
        <w:lastRenderedPageBreak/>
        <w:t>Conclusion</w:t>
      </w:r>
    </w:p>
    <w:p w14:paraId="100B1460" w14:textId="77777777" w:rsidR="00C55043" w:rsidRDefault="00C55043" w:rsidP="00C55043">
      <w:pPr>
        <w:rPr>
          <w:rFonts w:ascii="Cambria" w:hAnsi="Cambria"/>
        </w:rPr>
      </w:pPr>
      <w:r w:rsidRPr="00B511B2">
        <w:rPr>
          <w:rFonts w:ascii="Cambria" w:hAnsi="Cambria"/>
        </w:rPr>
        <w:tab/>
        <w:t>Text</w:t>
      </w:r>
    </w:p>
    <w:p w14:paraId="14196046" w14:textId="77777777" w:rsidR="00C55043" w:rsidRDefault="00C55043" w:rsidP="00C55043">
      <w:pPr>
        <w:rPr>
          <w:rFonts w:ascii="Cambria" w:hAnsi="Cambria"/>
        </w:rPr>
      </w:pPr>
    </w:p>
    <w:p w14:paraId="2C8F1627" w14:textId="77777777" w:rsidR="00C55043" w:rsidRDefault="00C55043" w:rsidP="00C55043">
      <w:pPr>
        <w:rPr>
          <w:rFonts w:ascii="Cambria" w:hAnsi="Cambria"/>
        </w:rPr>
      </w:pPr>
    </w:p>
    <w:p w14:paraId="08519CE7" w14:textId="77777777" w:rsidR="00C55043" w:rsidRDefault="00C55043" w:rsidP="00C55043">
      <w:pPr>
        <w:rPr>
          <w:rFonts w:ascii="Cambria" w:hAnsi="Cambria"/>
        </w:rPr>
      </w:pPr>
    </w:p>
    <w:p w14:paraId="3DFD0F60" w14:textId="77777777" w:rsidR="00C55043" w:rsidRDefault="00C55043" w:rsidP="00C55043">
      <w:pPr>
        <w:rPr>
          <w:rFonts w:ascii="Cambria" w:hAnsi="Cambria"/>
        </w:rPr>
      </w:pPr>
    </w:p>
    <w:p w14:paraId="3043BE54" w14:textId="77777777" w:rsidR="00C55043" w:rsidRDefault="00C55043" w:rsidP="00C55043">
      <w:pPr>
        <w:rPr>
          <w:rFonts w:ascii="Cambria" w:hAnsi="Cambria"/>
        </w:rPr>
      </w:pPr>
    </w:p>
    <w:p w14:paraId="31E957EF" w14:textId="77777777" w:rsidR="00C55043" w:rsidRDefault="00C55043" w:rsidP="00C55043">
      <w:pPr>
        <w:rPr>
          <w:rFonts w:ascii="Cambria" w:hAnsi="Cambria"/>
        </w:rPr>
      </w:pPr>
      <w:r>
        <w:rPr>
          <w:rFonts w:ascii="Cambria" w:hAnsi="Cambria"/>
        </w:rPr>
        <w:br w:type="page"/>
      </w:r>
    </w:p>
    <w:p w14:paraId="5FDF473C" w14:textId="77777777" w:rsidR="00C55043" w:rsidRPr="00C55043" w:rsidRDefault="00C55043" w:rsidP="00C55043">
      <w:pPr>
        <w:spacing w:line="480" w:lineRule="auto"/>
        <w:ind w:left="720" w:hanging="720"/>
        <w:jc w:val="center"/>
        <w:rPr>
          <w:rFonts w:ascii="Cambria" w:hAnsi="Cambria"/>
          <w:b/>
          <w:bCs/>
          <w:sz w:val="32"/>
          <w:szCs w:val="32"/>
        </w:rPr>
      </w:pPr>
      <w:r w:rsidRPr="00C55043">
        <w:rPr>
          <w:rFonts w:ascii="Cambria" w:hAnsi="Cambria"/>
          <w:b/>
          <w:bCs/>
          <w:sz w:val="32"/>
          <w:szCs w:val="32"/>
        </w:rPr>
        <w:lastRenderedPageBreak/>
        <w:t>References</w:t>
      </w:r>
    </w:p>
    <w:p w14:paraId="13BCB9B8"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American College of Emergency Physicians (2018). </w:t>
      </w:r>
      <w:r w:rsidRPr="00C55043">
        <w:rPr>
          <w:rFonts w:ascii="Cambria" w:hAnsi="Cambria"/>
          <w:i/>
          <w:iCs/>
        </w:rPr>
        <w:t xml:space="preserve">Definition of Boarded Patient. </w:t>
      </w:r>
      <w:r w:rsidRPr="00C55043">
        <w:rPr>
          <w:rFonts w:ascii="Cambria" w:hAnsi="Cambria"/>
        </w:rPr>
        <w:t xml:space="preserve">Policy Statements. </w:t>
      </w:r>
      <w:hyperlink r:id="rId39" w:history="1">
        <w:r w:rsidRPr="00C55043">
          <w:rPr>
            <w:rStyle w:val="Hyperlink"/>
            <w:rFonts w:ascii="Cambria" w:hAnsi="Cambria"/>
            <w:color w:val="auto"/>
            <w:u w:val="none"/>
          </w:rPr>
          <w:t>https://www.acep.org/patient-care/policy-statements/definition-of-boarded-patient/</w:t>
        </w:r>
      </w:hyperlink>
    </w:p>
    <w:p w14:paraId="4A2D710E"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Association of American Medical Colleges (2019). </w:t>
      </w:r>
      <w:r w:rsidRPr="00C55043">
        <w:rPr>
          <w:rFonts w:ascii="Cambria" w:hAnsi="Cambria"/>
          <w:i/>
          <w:iCs/>
        </w:rPr>
        <w:t>Diversity in Medicine: Facts and Figures 2019</w:t>
      </w:r>
      <w:r w:rsidRPr="00C55043">
        <w:rPr>
          <w:rFonts w:ascii="Cambria" w:hAnsi="Cambria"/>
        </w:rPr>
        <w:t xml:space="preserve">. Figure 18. Retrieved from </w:t>
      </w:r>
      <w:hyperlink r:id="rId40" w:history="1">
        <w:r w:rsidRPr="00C55043">
          <w:rPr>
            <w:rStyle w:val="Hyperlink"/>
            <w:rFonts w:ascii="Cambria" w:hAnsi="Cambria"/>
            <w:color w:val="auto"/>
            <w:u w:val="none"/>
          </w:rPr>
          <w:t>https://www.aamc.org/data-reports/workforce/interactive-data/figure-18-percentage-all-active-physicians-race/ethnicity-2018</w:t>
        </w:r>
      </w:hyperlink>
      <w:r w:rsidRPr="00C55043">
        <w:rPr>
          <w:rFonts w:ascii="Cambria" w:hAnsi="Cambria"/>
        </w:rPr>
        <w:t xml:space="preserve"> </w:t>
      </w:r>
    </w:p>
    <w:p w14:paraId="4C56FC2E"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Aquino, et al. (2018). </w:t>
      </w:r>
      <w:proofErr w:type="spellStart"/>
      <w:r w:rsidRPr="00C55043">
        <w:rPr>
          <w:rFonts w:ascii="Cambria" w:hAnsi="Cambria"/>
          <w:i/>
          <w:iCs/>
        </w:rPr>
        <w:t>descr</w:t>
      </w:r>
      <w:proofErr w:type="spellEnd"/>
      <w:r w:rsidRPr="00C55043">
        <w:rPr>
          <w:rFonts w:ascii="Cambria" w:hAnsi="Cambria"/>
          <w:i/>
          <w:iCs/>
        </w:rPr>
        <w:t>: Descriptive Statistics</w:t>
      </w:r>
      <w:r w:rsidRPr="00C55043">
        <w:rPr>
          <w:rFonts w:ascii="Cambria" w:hAnsi="Cambria"/>
        </w:rPr>
        <w:t xml:space="preserve">. R package version 1.1.4. </w:t>
      </w:r>
      <w:hyperlink r:id="rId41" w:history="1">
        <w:r w:rsidRPr="00C55043">
          <w:rPr>
            <w:rStyle w:val="Hyperlink"/>
            <w:rFonts w:ascii="Cambria" w:hAnsi="Cambria"/>
            <w:color w:val="auto"/>
            <w:u w:val="none"/>
          </w:rPr>
          <w:t>https://CRAN.R-project.org/package=descr</w:t>
        </w:r>
      </w:hyperlink>
    </w:p>
    <w:p w14:paraId="40153F3C" w14:textId="77777777" w:rsidR="00C55043" w:rsidRPr="00C55043" w:rsidRDefault="00C55043" w:rsidP="00C55043">
      <w:pPr>
        <w:spacing w:line="480" w:lineRule="auto"/>
        <w:ind w:left="720" w:hanging="720"/>
        <w:rPr>
          <w:rFonts w:ascii="Cambria" w:hAnsi="Cambria"/>
        </w:rPr>
      </w:pPr>
      <w:proofErr w:type="spellStart"/>
      <w:r w:rsidRPr="00C55043">
        <w:rPr>
          <w:rFonts w:ascii="Cambria" w:hAnsi="Cambria"/>
        </w:rPr>
        <w:t>Artiga</w:t>
      </w:r>
      <w:proofErr w:type="spellEnd"/>
      <w:r w:rsidRPr="00C55043">
        <w:rPr>
          <w:rFonts w:ascii="Cambria" w:hAnsi="Cambria"/>
        </w:rPr>
        <w:t xml:space="preserve">, S., </w:t>
      </w:r>
      <w:proofErr w:type="spellStart"/>
      <w:r w:rsidRPr="00C55043">
        <w:rPr>
          <w:rFonts w:ascii="Cambria" w:hAnsi="Cambria"/>
        </w:rPr>
        <w:t>Orgera</w:t>
      </w:r>
      <w:proofErr w:type="spellEnd"/>
      <w:r w:rsidRPr="00C55043">
        <w:rPr>
          <w:rFonts w:ascii="Cambria" w:hAnsi="Cambria"/>
        </w:rPr>
        <w:t xml:space="preserve">, K., &amp; Damico, A. (2020). </w:t>
      </w:r>
      <w:r w:rsidRPr="00C55043">
        <w:rPr>
          <w:rFonts w:ascii="Cambria" w:hAnsi="Cambria"/>
          <w:i/>
          <w:iCs/>
        </w:rPr>
        <w:t>Changes in Health Coverage by Race and Ethnicity since the ACA, 2010-2018</w:t>
      </w:r>
      <w:r w:rsidRPr="00C55043">
        <w:rPr>
          <w:rFonts w:ascii="Cambria" w:hAnsi="Cambria"/>
        </w:rPr>
        <w:t xml:space="preserve">. </w:t>
      </w:r>
      <w:hyperlink r:id="rId42" w:history="1">
        <w:r w:rsidRPr="00C55043">
          <w:rPr>
            <w:rStyle w:val="Hyperlink"/>
            <w:rFonts w:ascii="Cambria" w:hAnsi="Cambria"/>
            <w:color w:val="auto"/>
            <w:u w:val="none"/>
          </w:rPr>
          <w:t>https://www.kff.org/disparities-policy/issue-brief/changes-in-health-coverage-by-race-and-ethnicity-since-the-aca-2010-2018/</w:t>
        </w:r>
      </w:hyperlink>
    </w:p>
    <w:p w14:paraId="0A27C86D" w14:textId="77777777" w:rsidR="00C55043" w:rsidRPr="00C55043" w:rsidRDefault="00C55043" w:rsidP="00C55043">
      <w:pPr>
        <w:spacing w:line="480" w:lineRule="auto"/>
        <w:ind w:left="720" w:hanging="720"/>
        <w:rPr>
          <w:rStyle w:val="Hyperlink"/>
          <w:rFonts w:ascii="Cambria" w:hAnsi="Cambria"/>
          <w:color w:val="auto"/>
          <w:u w:val="none"/>
        </w:rPr>
      </w:pPr>
      <w:proofErr w:type="spellStart"/>
      <w:r w:rsidRPr="00C55043">
        <w:rPr>
          <w:rFonts w:ascii="Cambria" w:hAnsi="Cambria"/>
        </w:rPr>
        <w:t>Braveman</w:t>
      </w:r>
      <w:proofErr w:type="spellEnd"/>
      <w:r w:rsidRPr="00C55043">
        <w:rPr>
          <w:rFonts w:ascii="Cambria" w:hAnsi="Cambria"/>
        </w:rPr>
        <w:t xml:space="preserve">, P., &amp; Barclay, C. (2009). Health Disparities Beginning in Childhood: A Life-Course Perspective. </w:t>
      </w:r>
      <w:r w:rsidRPr="00C55043">
        <w:rPr>
          <w:rFonts w:ascii="Cambria" w:hAnsi="Cambria"/>
          <w:i/>
          <w:iCs/>
        </w:rPr>
        <w:t>Pediatrics, 124</w:t>
      </w:r>
      <w:r w:rsidRPr="00C55043">
        <w:rPr>
          <w:rFonts w:ascii="Cambria" w:hAnsi="Cambria"/>
        </w:rPr>
        <w:t xml:space="preserve">(Supplement 3), S163–S175. </w:t>
      </w:r>
      <w:hyperlink r:id="rId43" w:history="1">
        <w:r w:rsidRPr="00C55043">
          <w:rPr>
            <w:rStyle w:val="Hyperlink"/>
            <w:rFonts w:ascii="Cambria" w:hAnsi="Cambria"/>
            <w:color w:val="auto"/>
            <w:u w:val="none"/>
          </w:rPr>
          <w:t>https://doi.org/10.1542/peds.2009-1100d</w:t>
        </w:r>
      </w:hyperlink>
    </w:p>
    <w:p w14:paraId="3340B918"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Cambridge Dictionary (n.d.) Inpatient. In </w:t>
      </w:r>
      <w:r w:rsidRPr="00C55043">
        <w:rPr>
          <w:rFonts w:ascii="Cambria" w:hAnsi="Cambria"/>
          <w:i/>
          <w:iCs/>
        </w:rPr>
        <w:t>Cambridge Academic Content Dictionary</w:t>
      </w:r>
      <w:r w:rsidRPr="00C55043">
        <w:rPr>
          <w:rFonts w:ascii="Cambria" w:hAnsi="Cambria"/>
        </w:rPr>
        <w:t xml:space="preserve">. Retrieved from </w:t>
      </w:r>
      <w:hyperlink r:id="rId44" w:history="1">
        <w:r w:rsidRPr="00C55043">
          <w:rPr>
            <w:rStyle w:val="Hyperlink"/>
            <w:rFonts w:ascii="Cambria" w:hAnsi="Cambria"/>
            <w:color w:val="auto"/>
            <w:u w:val="none"/>
          </w:rPr>
          <w:t>https://dictionary.cambridge.org/us/dictionary/english/inpatient</w:t>
        </w:r>
      </w:hyperlink>
    </w:p>
    <w:p w14:paraId="550989BC"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Carron, P.-N., </w:t>
      </w:r>
      <w:proofErr w:type="spellStart"/>
      <w:r w:rsidRPr="00C55043">
        <w:rPr>
          <w:rFonts w:ascii="Cambria" w:hAnsi="Cambria"/>
        </w:rPr>
        <w:t>Yersin</w:t>
      </w:r>
      <w:proofErr w:type="spellEnd"/>
      <w:r w:rsidRPr="00C55043">
        <w:rPr>
          <w:rFonts w:ascii="Cambria" w:hAnsi="Cambria"/>
        </w:rPr>
        <w:t xml:space="preserve">, B., </w:t>
      </w:r>
      <w:proofErr w:type="spellStart"/>
      <w:r w:rsidRPr="00C55043">
        <w:rPr>
          <w:rFonts w:ascii="Cambria" w:hAnsi="Cambria"/>
        </w:rPr>
        <w:t>Trueb</w:t>
      </w:r>
      <w:proofErr w:type="spellEnd"/>
      <w:r w:rsidRPr="00C55043">
        <w:rPr>
          <w:rFonts w:ascii="Cambria" w:hAnsi="Cambria"/>
        </w:rPr>
        <w:t xml:space="preserve">, L., </w:t>
      </w:r>
      <w:proofErr w:type="spellStart"/>
      <w:r w:rsidRPr="00C55043">
        <w:rPr>
          <w:rFonts w:ascii="Cambria" w:hAnsi="Cambria"/>
        </w:rPr>
        <w:t>Gonin</w:t>
      </w:r>
      <w:proofErr w:type="spellEnd"/>
      <w:r w:rsidRPr="00C55043">
        <w:rPr>
          <w:rFonts w:ascii="Cambria" w:hAnsi="Cambria"/>
        </w:rPr>
        <w:t xml:space="preserve">, P., &amp; Hugli, O. (2014). Missed Opportunities: Evolution of Patients Leaving without Being Seen or against Medical Advice during a Six-Year Period in a Swiss Tertiary Hospital Emergency Department. </w:t>
      </w:r>
      <w:r w:rsidRPr="00C55043">
        <w:rPr>
          <w:rFonts w:ascii="Cambria" w:hAnsi="Cambria"/>
          <w:i/>
          <w:iCs/>
        </w:rPr>
        <w:t>BioMed Research International, 2014</w:t>
      </w:r>
      <w:r w:rsidRPr="00C55043">
        <w:rPr>
          <w:rFonts w:ascii="Cambria" w:hAnsi="Cambria"/>
        </w:rPr>
        <w:t xml:space="preserve">(1–8). </w:t>
      </w:r>
      <w:hyperlink r:id="rId45" w:history="1">
        <w:r w:rsidRPr="00C55043">
          <w:rPr>
            <w:rStyle w:val="Hyperlink"/>
            <w:rFonts w:ascii="Cambria" w:hAnsi="Cambria"/>
            <w:color w:val="auto"/>
            <w:u w:val="none"/>
          </w:rPr>
          <w:t>https://doi.org/10.1155/2014/690368</w:t>
        </w:r>
      </w:hyperlink>
    </w:p>
    <w:p w14:paraId="69F5DE17" w14:textId="77777777" w:rsidR="00C55043" w:rsidRPr="00C55043" w:rsidRDefault="00C55043" w:rsidP="00C55043">
      <w:pPr>
        <w:spacing w:line="480" w:lineRule="auto"/>
        <w:ind w:left="720" w:hanging="720"/>
        <w:rPr>
          <w:rFonts w:ascii="Cambria" w:hAnsi="Cambria"/>
        </w:rPr>
      </w:pPr>
      <w:bookmarkStart w:id="31" w:name="_Hlk48898358"/>
      <w:r w:rsidRPr="00C55043">
        <w:rPr>
          <w:rFonts w:ascii="Cambria" w:hAnsi="Cambria"/>
        </w:rPr>
        <w:t xml:space="preserve">Cecil G. </w:t>
      </w:r>
      <w:proofErr w:type="spellStart"/>
      <w:r w:rsidRPr="00C55043">
        <w:rPr>
          <w:rFonts w:ascii="Cambria" w:hAnsi="Cambria"/>
        </w:rPr>
        <w:t>Sheps</w:t>
      </w:r>
      <w:proofErr w:type="spellEnd"/>
      <w:r w:rsidRPr="00C55043">
        <w:rPr>
          <w:rFonts w:ascii="Cambria" w:hAnsi="Cambria"/>
        </w:rPr>
        <w:t xml:space="preserve"> Center for Health Services Research. (201</w:t>
      </w:r>
      <w:bookmarkEnd w:id="31"/>
      <w:r w:rsidRPr="00C55043">
        <w:rPr>
          <w:rFonts w:ascii="Cambria" w:hAnsi="Cambria"/>
        </w:rPr>
        <w:t xml:space="preserve">9). </w:t>
      </w:r>
      <w:r w:rsidRPr="00C55043">
        <w:rPr>
          <w:rFonts w:ascii="Cambria" w:hAnsi="Cambria"/>
          <w:i/>
          <w:iCs/>
        </w:rPr>
        <w:t>U.S. Hospital List</w:t>
      </w:r>
      <w:r w:rsidRPr="00C55043">
        <w:rPr>
          <w:rFonts w:ascii="Cambria" w:hAnsi="Cambria"/>
        </w:rPr>
        <w:t xml:space="preserve"> [XLSX]. Available from </w:t>
      </w:r>
      <w:hyperlink r:id="rId46" w:history="1">
        <w:r w:rsidRPr="00C55043">
          <w:rPr>
            <w:rStyle w:val="Hyperlink"/>
            <w:rFonts w:ascii="Cambria" w:hAnsi="Cambria"/>
            <w:color w:val="auto"/>
            <w:u w:val="none"/>
          </w:rPr>
          <w:t>https://www.shepscenter.unc.edu/programs-projects/rural-health/data/</w:t>
        </w:r>
      </w:hyperlink>
    </w:p>
    <w:p w14:paraId="18560EAC" w14:textId="77777777" w:rsidR="00C55043" w:rsidRPr="00C55043" w:rsidRDefault="00C55043" w:rsidP="00C55043">
      <w:pPr>
        <w:spacing w:line="480" w:lineRule="auto"/>
        <w:ind w:left="720" w:hanging="720"/>
        <w:rPr>
          <w:rFonts w:ascii="Cambria" w:hAnsi="Cambria"/>
        </w:rPr>
      </w:pPr>
      <w:bookmarkStart w:id="32" w:name="_Hlk48898452"/>
      <w:r w:rsidRPr="00C55043">
        <w:rPr>
          <w:rFonts w:ascii="Cambria" w:hAnsi="Cambria"/>
        </w:rPr>
        <w:lastRenderedPageBreak/>
        <w:t>Centers for Medicare &amp; Medicaid Services. (2019</w:t>
      </w:r>
      <w:bookmarkEnd w:id="32"/>
      <w:r w:rsidRPr="00C55043">
        <w:rPr>
          <w:rFonts w:ascii="Cambria" w:hAnsi="Cambria"/>
        </w:rPr>
        <w:t xml:space="preserve">). </w:t>
      </w:r>
      <w:r w:rsidRPr="00C55043">
        <w:rPr>
          <w:rFonts w:ascii="Cambria" w:hAnsi="Cambria"/>
          <w:i/>
          <w:iCs/>
        </w:rPr>
        <w:t>Hospital Service Area File</w:t>
      </w:r>
      <w:r w:rsidRPr="00C55043">
        <w:rPr>
          <w:rFonts w:ascii="Cambria" w:hAnsi="Cambria"/>
        </w:rPr>
        <w:t xml:space="preserve">. (May 2019 Update)[CSV]. Available from </w:t>
      </w:r>
      <w:hyperlink r:id="rId47" w:history="1">
        <w:r w:rsidRPr="00C55043">
          <w:rPr>
            <w:rStyle w:val="Hyperlink"/>
            <w:rFonts w:ascii="Cambria" w:hAnsi="Cambria"/>
            <w:color w:val="auto"/>
            <w:u w:val="none"/>
          </w:rPr>
          <w:t>https://www.cms.gov/Research-Statistics-Data-and-Systems/Statistics-Trends-and-Reports/Hospital-Service-Area-File</w:t>
        </w:r>
      </w:hyperlink>
    </w:p>
    <w:p w14:paraId="387D88B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Centers for Medicare &amp; Medicaid Services. (2019-2020). </w:t>
      </w:r>
      <w:r w:rsidRPr="00C55043">
        <w:rPr>
          <w:rFonts w:ascii="Cambria" w:hAnsi="Cambria"/>
          <w:i/>
          <w:iCs/>
        </w:rPr>
        <w:t>Hospital Compare</w:t>
      </w:r>
      <w:r w:rsidRPr="00C55043">
        <w:rPr>
          <w:rFonts w:ascii="Cambria" w:hAnsi="Cambria"/>
        </w:rPr>
        <w:t xml:space="preserve">. (Oct 2019 &amp; Jul 2020 Updates)[CSV]. Available from </w:t>
      </w:r>
      <w:hyperlink r:id="rId48" w:history="1">
        <w:r w:rsidRPr="00C55043">
          <w:rPr>
            <w:rStyle w:val="Hyperlink"/>
            <w:rFonts w:ascii="Cambria" w:hAnsi="Cambria"/>
            <w:color w:val="auto"/>
            <w:u w:val="none"/>
          </w:rPr>
          <w:t>https://data.medicare.gov/data/archives/hospital-compare</w:t>
        </w:r>
      </w:hyperlink>
    </w:p>
    <w:p w14:paraId="42F1CE95" w14:textId="77777777" w:rsidR="00C55043" w:rsidRPr="00C55043" w:rsidRDefault="00C55043" w:rsidP="00C55043">
      <w:pPr>
        <w:spacing w:line="480" w:lineRule="auto"/>
        <w:ind w:left="720" w:hanging="720"/>
        <w:rPr>
          <w:rFonts w:ascii="Cambria" w:hAnsi="Cambria"/>
        </w:rPr>
      </w:pPr>
      <w:proofErr w:type="spellStart"/>
      <w:r w:rsidRPr="00C55043">
        <w:rPr>
          <w:rFonts w:ascii="Cambria" w:hAnsi="Cambria"/>
        </w:rPr>
        <w:t>Cribari</w:t>
      </w:r>
      <w:proofErr w:type="spellEnd"/>
      <w:r w:rsidRPr="00C55043">
        <w:rPr>
          <w:rFonts w:ascii="Cambria" w:hAnsi="Cambria"/>
        </w:rPr>
        <w:t xml:space="preserve">-Neto, F. &amp; </w:t>
      </w:r>
      <w:proofErr w:type="spellStart"/>
      <w:r w:rsidRPr="00C55043">
        <w:rPr>
          <w:rFonts w:ascii="Cambria" w:hAnsi="Cambria"/>
        </w:rPr>
        <w:t>Zeileis</w:t>
      </w:r>
      <w:proofErr w:type="spellEnd"/>
      <w:r w:rsidRPr="00C55043">
        <w:rPr>
          <w:rFonts w:ascii="Cambria" w:hAnsi="Cambria"/>
        </w:rPr>
        <w:t xml:space="preserve">, A. (2010). Beta Regression in R. </w:t>
      </w:r>
      <w:r w:rsidRPr="00C55043">
        <w:rPr>
          <w:rFonts w:ascii="Cambria" w:hAnsi="Cambria"/>
          <w:i/>
          <w:iCs/>
        </w:rPr>
        <w:t>Journal of Statistical Software 34</w:t>
      </w:r>
      <w:r w:rsidRPr="00C55043">
        <w:rPr>
          <w:rFonts w:ascii="Cambria" w:hAnsi="Cambria"/>
        </w:rPr>
        <w:t xml:space="preserve">(2), 1-24. </w:t>
      </w:r>
      <w:hyperlink r:id="rId49" w:history="1">
        <w:r w:rsidRPr="00C55043">
          <w:rPr>
            <w:rStyle w:val="Hyperlink"/>
            <w:rFonts w:ascii="Cambria" w:hAnsi="Cambria"/>
            <w:color w:val="auto"/>
            <w:u w:val="none"/>
          </w:rPr>
          <w:t>http://www.jstatsoft.org/v34/i02/</w:t>
        </w:r>
      </w:hyperlink>
    </w:p>
    <w:p w14:paraId="518F13A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Feng, C., Wang, H., Lu, N., Chen, T., He, H., Lu, Y., &amp; Tu, X. M. (2014). Log-transformation and its implications for data analysis. </w:t>
      </w:r>
      <w:r w:rsidRPr="00C55043">
        <w:rPr>
          <w:rFonts w:ascii="Cambria" w:hAnsi="Cambria"/>
          <w:i/>
          <w:iCs/>
        </w:rPr>
        <w:t>Shanghai Archives of Psychiatry, 26</w:t>
      </w:r>
      <w:r w:rsidRPr="00C55043">
        <w:rPr>
          <w:rFonts w:ascii="Cambria" w:hAnsi="Cambria"/>
        </w:rPr>
        <w:t xml:space="preserve">(2), 105–109. </w:t>
      </w:r>
      <w:hyperlink r:id="rId50" w:history="1">
        <w:r w:rsidRPr="00C55043">
          <w:rPr>
            <w:rStyle w:val="Hyperlink"/>
            <w:rFonts w:ascii="Cambria" w:hAnsi="Cambria"/>
            <w:color w:val="auto"/>
            <w:u w:val="none"/>
          </w:rPr>
          <w:t>https://doi.org/10.3969/j.issn.1002-0829.2014.02.009</w:t>
        </w:r>
      </w:hyperlink>
    </w:p>
    <w:p w14:paraId="78F0D7BC"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Flores, G. (2010). Racial and Ethnic Disparities in the Health and Health Care of Children. </w:t>
      </w:r>
      <w:r w:rsidRPr="00C55043">
        <w:rPr>
          <w:rFonts w:ascii="Cambria" w:hAnsi="Cambria"/>
          <w:i/>
          <w:iCs/>
        </w:rPr>
        <w:t>PEDIATRICS, 125</w:t>
      </w:r>
      <w:r w:rsidRPr="00C55043">
        <w:rPr>
          <w:rFonts w:ascii="Cambria" w:hAnsi="Cambria"/>
        </w:rPr>
        <w:t xml:space="preserve">(4), e979–e1020. </w:t>
      </w:r>
      <w:hyperlink r:id="rId51" w:history="1">
        <w:r w:rsidRPr="00C55043">
          <w:rPr>
            <w:rStyle w:val="Hyperlink"/>
            <w:rFonts w:ascii="Cambria" w:hAnsi="Cambria"/>
            <w:color w:val="auto"/>
            <w:u w:val="none"/>
          </w:rPr>
          <w:t>https://doi.org/10.1542/peds.2010-0188</w:t>
        </w:r>
      </w:hyperlink>
    </w:p>
    <w:p w14:paraId="4A9135BE"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Fox, J. &amp; Weisberg, S. (2019). </w:t>
      </w:r>
      <w:r w:rsidRPr="00C55043">
        <w:rPr>
          <w:rFonts w:ascii="Cambria" w:hAnsi="Cambria"/>
          <w:i/>
          <w:iCs/>
        </w:rPr>
        <w:t>car: An R Companion to Applied Regression, Third Edition</w:t>
      </w:r>
      <w:r w:rsidRPr="00C55043">
        <w:rPr>
          <w:rFonts w:ascii="Cambria" w:hAnsi="Cambria"/>
        </w:rPr>
        <w:t>. Sage Publishing.</w:t>
      </w:r>
    </w:p>
    <w:p w14:paraId="3FC789F9"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Garfield, R., </w:t>
      </w:r>
      <w:proofErr w:type="spellStart"/>
      <w:r w:rsidRPr="00C55043">
        <w:rPr>
          <w:rFonts w:ascii="Cambria" w:hAnsi="Cambria"/>
        </w:rPr>
        <w:t>Orgera</w:t>
      </w:r>
      <w:proofErr w:type="spellEnd"/>
      <w:r w:rsidRPr="00C55043">
        <w:rPr>
          <w:rFonts w:ascii="Cambria" w:hAnsi="Cambria"/>
        </w:rPr>
        <w:t xml:space="preserve">, K. &amp; Damico, A. (2020). </w:t>
      </w:r>
      <w:r w:rsidRPr="00C55043">
        <w:rPr>
          <w:rFonts w:ascii="Cambria" w:hAnsi="Cambria"/>
          <w:i/>
          <w:iCs/>
        </w:rPr>
        <w:t>The Coverage Gap: Uninsured Poor Adults in States that Do Not Expand Medicaid</w:t>
      </w:r>
      <w:r w:rsidRPr="00C55043">
        <w:rPr>
          <w:rFonts w:ascii="Cambria" w:hAnsi="Cambria"/>
        </w:rPr>
        <w:t xml:space="preserve">. Kaiser Family Foundation. </w:t>
      </w:r>
      <w:hyperlink r:id="rId52" w:history="1">
        <w:r w:rsidRPr="00C55043">
          <w:rPr>
            <w:rStyle w:val="Hyperlink"/>
            <w:rFonts w:ascii="Cambria" w:hAnsi="Cambria"/>
            <w:color w:val="auto"/>
            <w:u w:val="none"/>
          </w:rPr>
          <w:t>https://www.kff.org/medicaid/issue-brief/the-coverage-gap-uninsured-poor-adults-in-states-that-do-not-expand-medicaid/</w:t>
        </w:r>
      </w:hyperlink>
    </w:p>
    <w:p w14:paraId="6504E807"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Georgetown University Health Policy Institute. (n.d.). </w:t>
      </w:r>
      <w:r w:rsidRPr="00C55043">
        <w:rPr>
          <w:rFonts w:ascii="Cambria" w:hAnsi="Cambria"/>
          <w:i/>
          <w:iCs/>
        </w:rPr>
        <w:t>Rural and Urban Health</w:t>
      </w:r>
      <w:r w:rsidRPr="00C55043">
        <w:rPr>
          <w:rFonts w:ascii="Cambria" w:hAnsi="Cambria"/>
        </w:rPr>
        <w:t xml:space="preserve">. </w:t>
      </w:r>
      <w:hyperlink r:id="rId53" w:history="1">
        <w:r w:rsidRPr="00C55043">
          <w:rPr>
            <w:rStyle w:val="Hyperlink"/>
            <w:rFonts w:ascii="Cambria" w:hAnsi="Cambria"/>
            <w:color w:val="auto"/>
            <w:u w:val="none"/>
          </w:rPr>
          <w:t>https://hpi.georgetown.edu/rural/</w:t>
        </w:r>
      </w:hyperlink>
    </w:p>
    <w:p w14:paraId="084634D4"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Goyal, M. K., </w:t>
      </w:r>
      <w:proofErr w:type="spellStart"/>
      <w:r w:rsidRPr="00C55043">
        <w:rPr>
          <w:rFonts w:ascii="Cambria" w:hAnsi="Cambria"/>
        </w:rPr>
        <w:t>Kuppermann</w:t>
      </w:r>
      <w:proofErr w:type="spellEnd"/>
      <w:r w:rsidRPr="00C55043">
        <w:rPr>
          <w:rFonts w:ascii="Cambria" w:hAnsi="Cambria"/>
        </w:rPr>
        <w:t xml:space="preserve">, N., Cleary, S. D., Teach, S. J., &amp; Chamberlain, J. M. (2015). Racial Disparities in Pain Management of Children </w:t>
      </w:r>
      <w:proofErr w:type="gramStart"/>
      <w:r w:rsidRPr="00C55043">
        <w:rPr>
          <w:rFonts w:ascii="Cambria" w:hAnsi="Cambria"/>
        </w:rPr>
        <w:t>With</w:t>
      </w:r>
      <w:proofErr w:type="gramEnd"/>
      <w:r w:rsidRPr="00C55043">
        <w:rPr>
          <w:rFonts w:ascii="Cambria" w:hAnsi="Cambria"/>
        </w:rPr>
        <w:t xml:space="preserve"> Appendicitis in Emergency Departments. </w:t>
      </w:r>
      <w:r w:rsidRPr="00C55043">
        <w:rPr>
          <w:rFonts w:ascii="Cambria" w:hAnsi="Cambria"/>
          <w:i/>
          <w:iCs/>
        </w:rPr>
        <w:t>JAMA Pediatrics, 169</w:t>
      </w:r>
      <w:r w:rsidRPr="00C55043">
        <w:rPr>
          <w:rFonts w:ascii="Cambria" w:hAnsi="Cambria"/>
        </w:rPr>
        <w:t xml:space="preserve">(11), 996. </w:t>
      </w:r>
      <w:hyperlink r:id="rId54" w:history="1">
        <w:r w:rsidRPr="00C55043">
          <w:rPr>
            <w:rStyle w:val="Hyperlink"/>
            <w:rFonts w:ascii="Cambria" w:hAnsi="Cambria"/>
            <w:color w:val="auto"/>
            <w:u w:val="none"/>
          </w:rPr>
          <w:t>https://doi.org/10.1001/jamapediatrics.2015.1915</w:t>
        </w:r>
      </w:hyperlink>
    </w:p>
    <w:p w14:paraId="08656C28" w14:textId="77777777" w:rsidR="00C55043" w:rsidRPr="00C55043" w:rsidRDefault="00C55043" w:rsidP="00C55043">
      <w:pPr>
        <w:spacing w:line="480" w:lineRule="auto"/>
        <w:ind w:left="720" w:hanging="720"/>
        <w:rPr>
          <w:rFonts w:ascii="Cambria" w:hAnsi="Cambria"/>
        </w:rPr>
      </w:pPr>
      <w:r w:rsidRPr="00C55043">
        <w:rPr>
          <w:rFonts w:ascii="Cambria" w:hAnsi="Cambria"/>
        </w:rPr>
        <w:lastRenderedPageBreak/>
        <w:t xml:space="preserve">Hair, J. F. Jr., Anderson, R. E., Tatham, R. L. &amp; Black, W. C. (1995). </w:t>
      </w:r>
      <w:r w:rsidRPr="00C55043">
        <w:rPr>
          <w:rFonts w:ascii="Cambria" w:hAnsi="Cambria"/>
          <w:i/>
          <w:iCs/>
        </w:rPr>
        <w:t>Multivariate Data Analysis (3rd ed)</w:t>
      </w:r>
      <w:r w:rsidRPr="00C55043">
        <w:rPr>
          <w:rFonts w:ascii="Cambria" w:hAnsi="Cambria"/>
        </w:rPr>
        <w:t>. New York: Macmillan.</w:t>
      </w:r>
    </w:p>
    <w:p w14:paraId="35F2E46B"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Haywood, C., Jr., Tanabe, P., Naik, R., Beach, M. C., &amp; </w:t>
      </w:r>
      <w:proofErr w:type="spellStart"/>
      <w:r w:rsidRPr="00C55043">
        <w:rPr>
          <w:rFonts w:ascii="Cambria" w:hAnsi="Cambria"/>
        </w:rPr>
        <w:t>Lanzkron</w:t>
      </w:r>
      <w:proofErr w:type="spellEnd"/>
      <w:r w:rsidRPr="00C55043">
        <w:rPr>
          <w:rFonts w:ascii="Cambria" w:hAnsi="Cambria"/>
        </w:rPr>
        <w:t>, S. (2013). The impact of race and disease on sickle cell patient wait times in the emergency department</w:t>
      </w:r>
      <w:r w:rsidRPr="00C55043">
        <w:rPr>
          <w:rFonts w:ascii="Cambria" w:hAnsi="Cambria"/>
          <w:i/>
          <w:iCs/>
        </w:rPr>
        <w:t>. The American Journal of Emergency Medicine, 31</w:t>
      </w:r>
      <w:r w:rsidRPr="00C55043">
        <w:rPr>
          <w:rFonts w:ascii="Cambria" w:hAnsi="Cambria"/>
        </w:rPr>
        <w:t xml:space="preserve">(4), 651–656. </w:t>
      </w:r>
      <w:hyperlink r:id="rId55" w:history="1">
        <w:r w:rsidRPr="00C55043">
          <w:rPr>
            <w:rStyle w:val="Hyperlink"/>
            <w:rFonts w:ascii="Cambria" w:hAnsi="Cambria"/>
            <w:color w:val="auto"/>
            <w:u w:val="none"/>
          </w:rPr>
          <w:t>https://doi.org/10.1016/j.ajem.2012.11.005</w:t>
        </w:r>
      </w:hyperlink>
    </w:p>
    <w:p w14:paraId="4231A4F4"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Himmelstein, D. U., &amp; </w:t>
      </w:r>
      <w:proofErr w:type="spellStart"/>
      <w:r w:rsidRPr="00C55043">
        <w:rPr>
          <w:rFonts w:ascii="Cambria" w:hAnsi="Cambria"/>
        </w:rPr>
        <w:t>Woolhandler</w:t>
      </w:r>
      <w:proofErr w:type="spellEnd"/>
      <w:r w:rsidRPr="00C55043">
        <w:rPr>
          <w:rFonts w:ascii="Cambria" w:hAnsi="Cambria"/>
        </w:rPr>
        <w:t>, S. (2016). The Current and Projected Taxpayer Shares of US Health Costs</w:t>
      </w:r>
      <w:r w:rsidRPr="00C55043">
        <w:rPr>
          <w:rFonts w:ascii="Cambria" w:hAnsi="Cambria"/>
          <w:i/>
          <w:iCs/>
        </w:rPr>
        <w:t>. American Journal of Public Health, 106</w:t>
      </w:r>
      <w:r w:rsidRPr="00C55043">
        <w:rPr>
          <w:rFonts w:ascii="Cambria" w:hAnsi="Cambria"/>
        </w:rPr>
        <w:t xml:space="preserve">(3), 449–452. </w:t>
      </w:r>
      <w:hyperlink r:id="rId56" w:history="1">
        <w:r w:rsidRPr="00C55043">
          <w:rPr>
            <w:rStyle w:val="Hyperlink"/>
            <w:rFonts w:ascii="Cambria" w:hAnsi="Cambria"/>
            <w:color w:val="auto"/>
            <w:u w:val="none"/>
          </w:rPr>
          <w:t>https://doi.org/10.2105/ajph.2015.302997</w:t>
        </w:r>
      </w:hyperlink>
    </w:p>
    <w:p w14:paraId="0591F47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Hsia, R. Y., Asch, S. M., Weiss, R. E., </w:t>
      </w:r>
      <w:proofErr w:type="spellStart"/>
      <w:r w:rsidRPr="00C55043">
        <w:rPr>
          <w:rFonts w:ascii="Cambria" w:hAnsi="Cambria"/>
        </w:rPr>
        <w:t>Zingmond</w:t>
      </w:r>
      <w:proofErr w:type="spellEnd"/>
      <w:r w:rsidRPr="00C55043">
        <w:rPr>
          <w:rFonts w:ascii="Cambria" w:hAnsi="Cambria"/>
        </w:rPr>
        <w:t xml:space="preserve">, D., Liang, L.-J., Han, W., McCreath, H., &amp; Sun, B. C. (2011). Hospital Determinants of Emergency Department Left Without Being Seen Rates. </w:t>
      </w:r>
      <w:r w:rsidRPr="00C55043">
        <w:rPr>
          <w:rFonts w:ascii="Cambria" w:hAnsi="Cambria"/>
          <w:i/>
          <w:iCs/>
        </w:rPr>
        <w:t>Annals of Emergency Medicine, 58</w:t>
      </w:r>
      <w:r w:rsidRPr="00C55043">
        <w:rPr>
          <w:rFonts w:ascii="Cambria" w:hAnsi="Cambria"/>
        </w:rPr>
        <w:t xml:space="preserve">(1), 24-32.e3. </w:t>
      </w:r>
      <w:hyperlink r:id="rId57" w:history="1">
        <w:r w:rsidRPr="00C55043">
          <w:rPr>
            <w:rStyle w:val="Hyperlink"/>
            <w:rFonts w:ascii="Cambria" w:hAnsi="Cambria"/>
            <w:color w:val="auto"/>
            <w:u w:val="none"/>
          </w:rPr>
          <w:t>https://doi.org/10.1016/j.annemergmed.2011.01.009</w:t>
        </w:r>
      </w:hyperlink>
    </w:p>
    <w:p w14:paraId="4B5B57AF"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Jacobs, E. A., Rolle, I., </w:t>
      </w:r>
      <w:proofErr w:type="spellStart"/>
      <w:r w:rsidRPr="00C55043">
        <w:rPr>
          <w:rFonts w:ascii="Cambria" w:hAnsi="Cambria"/>
        </w:rPr>
        <w:t>Ferrans</w:t>
      </w:r>
      <w:proofErr w:type="spellEnd"/>
      <w:r w:rsidRPr="00C55043">
        <w:rPr>
          <w:rFonts w:ascii="Cambria" w:hAnsi="Cambria"/>
        </w:rPr>
        <w:t xml:space="preserve">, C. E., Whitaker, E. E., &amp; </w:t>
      </w:r>
      <w:proofErr w:type="spellStart"/>
      <w:r w:rsidRPr="00C55043">
        <w:rPr>
          <w:rFonts w:ascii="Cambria" w:hAnsi="Cambria"/>
        </w:rPr>
        <w:t>Warnecke</w:t>
      </w:r>
      <w:proofErr w:type="spellEnd"/>
      <w:r w:rsidRPr="00C55043">
        <w:rPr>
          <w:rFonts w:ascii="Cambria" w:hAnsi="Cambria"/>
        </w:rPr>
        <w:t xml:space="preserve">, R. B. (2006). Understanding African Americans’ views of the trustworthiness of physicians. </w:t>
      </w:r>
      <w:r w:rsidRPr="00C55043">
        <w:rPr>
          <w:rFonts w:ascii="Cambria" w:hAnsi="Cambria"/>
          <w:i/>
          <w:iCs/>
        </w:rPr>
        <w:t>Journal of General Internal Medicine, 21</w:t>
      </w:r>
      <w:r w:rsidRPr="00C55043">
        <w:rPr>
          <w:rFonts w:ascii="Cambria" w:hAnsi="Cambria"/>
        </w:rPr>
        <w:t xml:space="preserve">(6), 642–647. </w:t>
      </w:r>
      <w:hyperlink r:id="rId58" w:history="1">
        <w:r w:rsidRPr="00C55043">
          <w:rPr>
            <w:rStyle w:val="Hyperlink"/>
            <w:rFonts w:ascii="Cambria" w:hAnsi="Cambria"/>
            <w:color w:val="auto"/>
            <w:u w:val="none"/>
          </w:rPr>
          <w:t>https://doi.org/10.1111/j.1525-1497.2006.00485.x</w:t>
        </w:r>
      </w:hyperlink>
    </w:p>
    <w:p w14:paraId="0A3FBD1A" w14:textId="77777777" w:rsidR="00C55043" w:rsidRPr="00C55043" w:rsidRDefault="00C55043" w:rsidP="00C55043">
      <w:pPr>
        <w:spacing w:line="480" w:lineRule="auto"/>
        <w:ind w:left="720" w:hanging="720"/>
        <w:rPr>
          <w:rFonts w:ascii="Cambria" w:hAnsi="Cambria"/>
        </w:rPr>
      </w:pPr>
      <w:bookmarkStart w:id="33" w:name="_Hlk48898925"/>
      <w:r w:rsidRPr="00C55043">
        <w:rPr>
          <w:rFonts w:ascii="Cambria" w:hAnsi="Cambria"/>
        </w:rPr>
        <w:t>Kaiser Family Foundation. (2020</w:t>
      </w:r>
      <w:bookmarkEnd w:id="33"/>
      <w:r w:rsidRPr="00C55043">
        <w:rPr>
          <w:rFonts w:ascii="Cambria" w:hAnsi="Cambria"/>
        </w:rPr>
        <w:t xml:space="preserve">). </w:t>
      </w:r>
      <w:r w:rsidRPr="00C55043">
        <w:rPr>
          <w:rFonts w:ascii="Cambria" w:hAnsi="Cambria"/>
          <w:i/>
          <w:iCs/>
        </w:rPr>
        <w:t>Status of State Action on the Medicaid Expansion Decision</w:t>
      </w:r>
      <w:r w:rsidRPr="00C55043">
        <w:rPr>
          <w:rFonts w:ascii="Cambria" w:hAnsi="Cambria"/>
        </w:rPr>
        <w:t xml:space="preserve">. </w:t>
      </w:r>
      <w:hyperlink r:id="rId59" w:history="1">
        <w:r w:rsidRPr="00C55043">
          <w:rPr>
            <w:rStyle w:val="Hyperlink"/>
            <w:rFonts w:ascii="Cambria" w:hAnsi="Cambria"/>
            <w:color w:val="auto"/>
            <w:u w:val="none"/>
          </w:rPr>
          <w:t>https://www.kff.org/health-reform/state-indicator/state-activity-around-expanding-medicaid-under-the-affordable-care-act/</w:t>
        </w:r>
      </w:hyperlink>
    </w:p>
    <w:p w14:paraId="4A4650D5"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Lee, H. H., Lewis, C. W., &amp; McKinney, C. M. (2016). Disparities in Emergency Department Pain Treatment for Toothache. </w:t>
      </w:r>
      <w:r w:rsidRPr="00C55043">
        <w:rPr>
          <w:rFonts w:ascii="Cambria" w:hAnsi="Cambria"/>
          <w:i/>
          <w:iCs/>
        </w:rPr>
        <w:t>JDR Clinical &amp; Translational Research, 1</w:t>
      </w:r>
      <w:r w:rsidRPr="00C55043">
        <w:rPr>
          <w:rFonts w:ascii="Cambria" w:hAnsi="Cambria"/>
        </w:rPr>
        <w:t xml:space="preserve">(3), 226–233. </w:t>
      </w:r>
      <w:hyperlink r:id="rId60" w:history="1">
        <w:r w:rsidRPr="00C55043">
          <w:rPr>
            <w:rStyle w:val="Hyperlink"/>
            <w:rFonts w:ascii="Cambria" w:hAnsi="Cambria"/>
            <w:color w:val="auto"/>
            <w:u w:val="none"/>
          </w:rPr>
          <w:t>https://doi.org/10.1177/2380084416655745</w:t>
        </w:r>
      </w:hyperlink>
    </w:p>
    <w:p w14:paraId="0697D2AD" w14:textId="77777777" w:rsidR="00C55043" w:rsidRPr="00C55043" w:rsidRDefault="00C55043" w:rsidP="00C55043">
      <w:pPr>
        <w:spacing w:line="480" w:lineRule="auto"/>
        <w:ind w:left="720" w:hanging="720"/>
        <w:rPr>
          <w:rStyle w:val="Hyperlink"/>
          <w:rFonts w:ascii="Cambria" w:hAnsi="Cambria"/>
          <w:color w:val="auto"/>
          <w:u w:val="none"/>
        </w:rPr>
      </w:pPr>
      <w:proofErr w:type="spellStart"/>
      <w:r w:rsidRPr="00C55043">
        <w:rPr>
          <w:rFonts w:ascii="Cambria" w:hAnsi="Cambria"/>
        </w:rPr>
        <w:t>Lüdecke</w:t>
      </w:r>
      <w:proofErr w:type="spellEnd"/>
      <w:r w:rsidRPr="00C55043">
        <w:rPr>
          <w:rFonts w:ascii="Cambria" w:hAnsi="Cambria"/>
        </w:rPr>
        <w:t xml:space="preserve">, D. (2020). </w:t>
      </w:r>
      <w:proofErr w:type="spellStart"/>
      <w:r w:rsidRPr="00C55043">
        <w:rPr>
          <w:rFonts w:ascii="Cambria" w:hAnsi="Cambria"/>
          <w:i/>
          <w:iCs/>
        </w:rPr>
        <w:t>sjPlot</w:t>
      </w:r>
      <w:proofErr w:type="spellEnd"/>
      <w:r w:rsidRPr="00C55043">
        <w:rPr>
          <w:rFonts w:ascii="Cambria" w:hAnsi="Cambria"/>
          <w:i/>
          <w:iCs/>
        </w:rPr>
        <w:t>: Data Visualization for Statistics in Social Science</w:t>
      </w:r>
      <w:r w:rsidRPr="00C55043">
        <w:rPr>
          <w:rFonts w:ascii="Cambria" w:hAnsi="Cambria"/>
        </w:rPr>
        <w:t xml:space="preserve">. R package version 2.8.4. </w:t>
      </w:r>
      <w:hyperlink r:id="rId61" w:history="1">
        <w:r w:rsidRPr="00C55043">
          <w:rPr>
            <w:rStyle w:val="Hyperlink"/>
            <w:rFonts w:ascii="Cambria" w:hAnsi="Cambria"/>
            <w:color w:val="auto"/>
            <w:u w:val="none"/>
          </w:rPr>
          <w:t>https://CRAN.R-project.org/package=sjPlot</w:t>
        </w:r>
      </w:hyperlink>
    </w:p>
    <w:p w14:paraId="0979DB6B" w14:textId="77777777" w:rsidR="00C55043" w:rsidRPr="00C55043" w:rsidRDefault="00C55043" w:rsidP="00C55043">
      <w:pPr>
        <w:spacing w:line="480" w:lineRule="auto"/>
        <w:ind w:left="720" w:hanging="720"/>
        <w:rPr>
          <w:rFonts w:ascii="Cambria" w:hAnsi="Cambria"/>
        </w:rPr>
      </w:pPr>
      <w:r w:rsidRPr="00C55043">
        <w:rPr>
          <w:rStyle w:val="Hyperlink"/>
          <w:rFonts w:ascii="Cambria" w:hAnsi="Cambria"/>
          <w:color w:val="auto"/>
          <w:u w:val="none"/>
        </w:rPr>
        <w:lastRenderedPageBreak/>
        <w:t xml:space="preserve">Medicaid (2020). </w:t>
      </w:r>
      <w:r w:rsidRPr="00C55043">
        <w:rPr>
          <w:rStyle w:val="Hyperlink"/>
          <w:rFonts w:ascii="Cambria" w:hAnsi="Cambria"/>
          <w:i/>
          <w:iCs/>
          <w:color w:val="auto"/>
          <w:u w:val="none"/>
        </w:rPr>
        <w:t xml:space="preserve">About Medicaid. </w:t>
      </w:r>
      <w:r w:rsidRPr="00C55043">
        <w:rPr>
          <w:rStyle w:val="Hyperlink"/>
          <w:rFonts w:ascii="Cambria" w:hAnsi="Cambria"/>
          <w:color w:val="auto"/>
          <w:u w:val="none"/>
        </w:rPr>
        <w:t xml:space="preserve">Center for Medicare and Medicaid Services. </w:t>
      </w:r>
      <w:hyperlink r:id="rId62" w:history="1">
        <w:r w:rsidRPr="00C55043">
          <w:rPr>
            <w:rStyle w:val="Hyperlink"/>
            <w:rFonts w:ascii="Cambria" w:hAnsi="Cambria"/>
            <w:color w:val="auto"/>
            <w:u w:val="none"/>
          </w:rPr>
          <w:t>https://www.medicaid.gov/medicaid/index.html</w:t>
        </w:r>
      </w:hyperlink>
    </w:p>
    <w:p w14:paraId="22E33D90"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Medicare (n.d.) </w:t>
      </w:r>
      <w:r w:rsidRPr="00C55043">
        <w:rPr>
          <w:rFonts w:ascii="Cambria" w:hAnsi="Cambria"/>
          <w:i/>
          <w:iCs/>
        </w:rPr>
        <w:t xml:space="preserve">What’s Medicare? </w:t>
      </w:r>
      <w:r w:rsidRPr="00C55043">
        <w:rPr>
          <w:rFonts w:ascii="Cambria" w:hAnsi="Cambria"/>
        </w:rPr>
        <w:t xml:space="preserve">Medicare.gov, The Official U.S. Government Site for Medicare. </w:t>
      </w:r>
      <w:hyperlink r:id="rId63" w:history="1">
        <w:r w:rsidRPr="00C55043">
          <w:rPr>
            <w:rStyle w:val="Hyperlink"/>
            <w:rFonts w:ascii="Cambria" w:hAnsi="Cambria"/>
            <w:color w:val="auto"/>
            <w:u w:val="none"/>
          </w:rPr>
          <w:t>https://www.medicare.gov/what-medicare-covers/your-medicare-coverage-choices/whats-medicare</w:t>
        </w:r>
      </w:hyperlink>
    </w:p>
    <w:p w14:paraId="02BD7ECE"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Merriam-Webster. (n.d.). Zip-code. In </w:t>
      </w:r>
      <w:r w:rsidRPr="00C55043">
        <w:rPr>
          <w:rFonts w:ascii="Cambria" w:hAnsi="Cambria"/>
          <w:i/>
          <w:iCs/>
        </w:rPr>
        <w:t>Merriam-Webster.com dictionary</w:t>
      </w:r>
      <w:r w:rsidRPr="00C55043">
        <w:rPr>
          <w:rFonts w:ascii="Cambria" w:hAnsi="Cambria"/>
        </w:rPr>
        <w:t>. Retrieved from https://www.merriam-webster.com/dictionary/zip-code</w:t>
      </w:r>
    </w:p>
    <w:p w14:paraId="3AB64EDF"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National Center for Health Statistics. (2018). </w:t>
      </w:r>
      <w:r w:rsidRPr="00C55043">
        <w:rPr>
          <w:rFonts w:ascii="Cambria" w:hAnsi="Cambria"/>
          <w:i/>
          <w:iCs/>
        </w:rPr>
        <w:t>National Ambulatory Medical Care Survey 2018 Patient Record Card</w:t>
      </w:r>
      <w:r w:rsidRPr="00C55043">
        <w:rPr>
          <w:rFonts w:ascii="Cambria" w:hAnsi="Cambria"/>
        </w:rPr>
        <w:t xml:space="preserve">. </w:t>
      </w:r>
      <w:hyperlink r:id="rId64" w:history="1">
        <w:r w:rsidRPr="00C55043">
          <w:rPr>
            <w:rStyle w:val="Hyperlink"/>
            <w:rFonts w:ascii="Cambria" w:hAnsi="Cambria"/>
            <w:color w:val="auto"/>
            <w:u w:val="none"/>
          </w:rPr>
          <w:t>https://www.cdc.gov/nchs/data/ahcd/2018_NAMCS_Patient_Record_Sample_Card.pdf</w:t>
        </w:r>
      </w:hyperlink>
    </w:p>
    <w:p w14:paraId="7EFC9707" w14:textId="77777777" w:rsidR="00C55043" w:rsidRPr="00C55043" w:rsidRDefault="00C55043" w:rsidP="00C55043">
      <w:pPr>
        <w:spacing w:line="480" w:lineRule="auto"/>
        <w:ind w:left="720" w:hanging="720"/>
        <w:rPr>
          <w:rStyle w:val="Hyperlink"/>
          <w:rFonts w:ascii="Cambria" w:hAnsi="Cambria"/>
          <w:color w:val="auto"/>
          <w:u w:val="none"/>
        </w:rPr>
      </w:pPr>
      <w:r w:rsidRPr="00C55043">
        <w:rPr>
          <w:rStyle w:val="Hyperlink"/>
          <w:rFonts w:ascii="Cambria" w:hAnsi="Cambria"/>
          <w:color w:val="auto"/>
          <w:u w:val="none"/>
        </w:rPr>
        <w:t xml:space="preserve">National Rural Health Association (n.d.) </w:t>
      </w:r>
      <w:r w:rsidRPr="00C55043">
        <w:rPr>
          <w:rStyle w:val="Hyperlink"/>
          <w:rFonts w:ascii="Cambria" w:hAnsi="Cambria"/>
          <w:i/>
          <w:iCs/>
          <w:color w:val="auto"/>
          <w:u w:val="none"/>
        </w:rPr>
        <w:t>About Rural Health Care</w:t>
      </w:r>
      <w:r w:rsidRPr="00C55043">
        <w:rPr>
          <w:rStyle w:val="Hyperlink"/>
          <w:rFonts w:ascii="Cambria" w:hAnsi="Cambria"/>
          <w:color w:val="auto"/>
          <w:u w:val="none"/>
        </w:rPr>
        <w:t xml:space="preserve">. Rural Information Health Hub. </w:t>
      </w:r>
      <w:hyperlink r:id="rId65" w:history="1">
        <w:r w:rsidRPr="00C55043">
          <w:rPr>
            <w:rStyle w:val="Hyperlink"/>
            <w:rFonts w:ascii="Cambria" w:hAnsi="Cambria"/>
            <w:color w:val="auto"/>
            <w:u w:val="none"/>
          </w:rPr>
          <w:t>https://www.ruralhealthweb.org/about-nrha/about-rural-health-care</w:t>
        </w:r>
      </w:hyperlink>
    </w:p>
    <w:p w14:paraId="3B3AEC77" w14:textId="77777777" w:rsidR="00C55043" w:rsidRPr="00C55043" w:rsidRDefault="00C55043" w:rsidP="00C55043">
      <w:pPr>
        <w:spacing w:line="480" w:lineRule="auto"/>
        <w:ind w:left="720" w:hanging="720"/>
        <w:rPr>
          <w:rFonts w:ascii="Cambria" w:hAnsi="Cambria"/>
        </w:rPr>
      </w:pPr>
      <w:proofErr w:type="spellStart"/>
      <w:r w:rsidRPr="00C55043">
        <w:rPr>
          <w:rFonts w:ascii="Cambria" w:hAnsi="Cambria"/>
        </w:rPr>
        <w:t>Nelder</w:t>
      </w:r>
      <w:proofErr w:type="spellEnd"/>
      <w:r w:rsidRPr="00C55043">
        <w:rPr>
          <w:rFonts w:ascii="Cambria" w:hAnsi="Cambria"/>
        </w:rPr>
        <w:t xml:space="preserve">, J. A., &amp; Wedderburn, R. W. M. (1972). Generalized Linear Models. </w:t>
      </w:r>
      <w:r w:rsidRPr="00C55043">
        <w:rPr>
          <w:rFonts w:ascii="Cambria" w:hAnsi="Cambria"/>
          <w:i/>
          <w:iCs/>
        </w:rPr>
        <w:t>Journal of the Royal Statistical Society. Series A (General), 135</w:t>
      </w:r>
      <w:r w:rsidRPr="00C55043">
        <w:rPr>
          <w:rFonts w:ascii="Cambria" w:hAnsi="Cambria"/>
        </w:rPr>
        <w:t xml:space="preserve">(3), 370. </w:t>
      </w:r>
      <w:hyperlink r:id="rId66" w:history="1">
        <w:r w:rsidRPr="00C55043">
          <w:rPr>
            <w:rStyle w:val="Hyperlink"/>
            <w:rFonts w:ascii="Cambria" w:hAnsi="Cambria"/>
            <w:color w:val="auto"/>
            <w:u w:val="none"/>
          </w:rPr>
          <w:t>https://doi.org/10.2307/2344614</w:t>
        </w:r>
      </w:hyperlink>
    </w:p>
    <w:p w14:paraId="5E8E740F"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Neuwirth, E. (2014). </w:t>
      </w:r>
      <w:proofErr w:type="spellStart"/>
      <w:r w:rsidRPr="00C55043">
        <w:rPr>
          <w:rFonts w:ascii="Cambria" w:hAnsi="Cambria"/>
          <w:i/>
          <w:iCs/>
        </w:rPr>
        <w:t>RColorBrewer</w:t>
      </w:r>
      <w:proofErr w:type="spellEnd"/>
      <w:r w:rsidRPr="00C55043">
        <w:rPr>
          <w:rFonts w:ascii="Cambria" w:hAnsi="Cambria"/>
          <w:i/>
          <w:iCs/>
        </w:rPr>
        <w:t xml:space="preserve">: </w:t>
      </w:r>
      <w:proofErr w:type="spellStart"/>
      <w:r w:rsidRPr="00C55043">
        <w:rPr>
          <w:rFonts w:ascii="Cambria" w:hAnsi="Cambria"/>
          <w:i/>
          <w:iCs/>
        </w:rPr>
        <w:t>ColorBrewer</w:t>
      </w:r>
      <w:proofErr w:type="spellEnd"/>
      <w:r w:rsidRPr="00C55043">
        <w:rPr>
          <w:rFonts w:ascii="Cambria" w:hAnsi="Cambria"/>
          <w:i/>
          <w:iCs/>
        </w:rPr>
        <w:t xml:space="preserve"> Palettes</w:t>
      </w:r>
      <w:r w:rsidRPr="00C55043">
        <w:rPr>
          <w:rFonts w:ascii="Cambria" w:hAnsi="Cambria"/>
        </w:rPr>
        <w:t xml:space="preserve">. R package version 1.1-2. </w:t>
      </w:r>
      <w:hyperlink r:id="rId67" w:history="1">
        <w:r w:rsidRPr="00C55043">
          <w:rPr>
            <w:rStyle w:val="Hyperlink"/>
            <w:rFonts w:ascii="Cambria" w:hAnsi="Cambria"/>
            <w:color w:val="auto"/>
            <w:u w:val="none"/>
          </w:rPr>
          <w:t>https://CRAN.R-project.org/package=RColorBrewer</w:t>
        </w:r>
      </w:hyperlink>
    </w:p>
    <w:p w14:paraId="1A0753B2" w14:textId="77777777" w:rsidR="00C55043" w:rsidRPr="00C55043" w:rsidRDefault="00C55043" w:rsidP="00C55043">
      <w:pPr>
        <w:spacing w:line="480" w:lineRule="auto"/>
        <w:ind w:left="720" w:hanging="720"/>
        <w:rPr>
          <w:rFonts w:ascii="Cambria" w:hAnsi="Cambria"/>
        </w:rPr>
      </w:pPr>
      <w:proofErr w:type="spellStart"/>
      <w:r w:rsidRPr="00C55043">
        <w:rPr>
          <w:rFonts w:ascii="Cambria" w:hAnsi="Cambria"/>
        </w:rPr>
        <w:t>Okunseri</w:t>
      </w:r>
      <w:proofErr w:type="spellEnd"/>
      <w:r w:rsidRPr="00C55043">
        <w:rPr>
          <w:rFonts w:ascii="Cambria" w:hAnsi="Cambria"/>
        </w:rPr>
        <w:t xml:space="preserve">, C., </w:t>
      </w:r>
      <w:proofErr w:type="spellStart"/>
      <w:r w:rsidRPr="00C55043">
        <w:rPr>
          <w:rFonts w:ascii="Cambria" w:hAnsi="Cambria"/>
        </w:rPr>
        <w:t>Okunseri</w:t>
      </w:r>
      <w:proofErr w:type="spellEnd"/>
      <w:r w:rsidRPr="00C55043">
        <w:rPr>
          <w:rFonts w:ascii="Cambria" w:hAnsi="Cambria"/>
        </w:rPr>
        <w:t xml:space="preserve">, E., </w:t>
      </w:r>
      <w:proofErr w:type="spellStart"/>
      <w:r w:rsidRPr="00C55043">
        <w:rPr>
          <w:rFonts w:ascii="Cambria" w:hAnsi="Cambria"/>
        </w:rPr>
        <w:t>Chilmaza</w:t>
      </w:r>
      <w:proofErr w:type="spellEnd"/>
      <w:r w:rsidRPr="00C55043">
        <w:rPr>
          <w:rFonts w:ascii="Cambria" w:hAnsi="Cambria"/>
        </w:rPr>
        <w:t xml:space="preserve">, C. A., </w:t>
      </w:r>
      <w:proofErr w:type="spellStart"/>
      <w:r w:rsidRPr="00C55043">
        <w:rPr>
          <w:rFonts w:ascii="Cambria" w:hAnsi="Cambria"/>
        </w:rPr>
        <w:t>Harunani</w:t>
      </w:r>
      <w:proofErr w:type="spellEnd"/>
      <w:r w:rsidRPr="00C55043">
        <w:rPr>
          <w:rFonts w:ascii="Cambria" w:hAnsi="Cambria"/>
        </w:rPr>
        <w:t xml:space="preserve">, S., Xiang, Q., &amp; Szabo, A. (2013). Racial and ethnic variations in waiting times for emergency department visits related to nontraumatic dental conditions in the United States. </w:t>
      </w:r>
      <w:r w:rsidRPr="00C55043">
        <w:rPr>
          <w:rFonts w:ascii="Cambria" w:hAnsi="Cambria"/>
          <w:i/>
          <w:iCs/>
        </w:rPr>
        <w:t>Journal of the American Dental Association (1939), 144(</w:t>
      </w:r>
      <w:r w:rsidRPr="00C55043">
        <w:rPr>
          <w:rFonts w:ascii="Cambria" w:hAnsi="Cambria"/>
        </w:rPr>
        <w:t xml:space="preserve">7), 828–836. </w:t>
      </w:r>
      <w:hyperlink r:id="rId68" w:history="1">
        <w:r w:rsidRPr="00C55043">
          <w:rPr>
            <w:rStyle w:val="Hyperlink"/>
            <w:rFonts w:ascii="Cambria" w:hAnsi="Cambria"/>
            <w:color w:val="auto"/>
            <w:u w:val="none"/>
          </w:rPr>
          <w:t>https://doi.org/10.14219/jada.archive.2013.0195</w:t>
        </w:r>
      </w:hyperlink>
    </w:p>
    <w:p w14:paraId="26228AE3"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Pines, J. M., Russell </w:t>
      </w:r>
      <w:proofErr w:type="spellStart"/>
      <w:r w:rsidRPr="00C55043">
        <w:rPr>
          <w:rFonts w:ascii="Cambria" w:hAnsi="Cambria"/>
        </w:rPr>
        <w:t>Localio</w:t>
      </w:r>
      <w:proofErr w:type="spellEnd"/>
      <w:r w:rsidRPr="00C55043">
        <w:rPr>
          <w:rFonts w:ascii="Cambria" w:hAnsi="Cambria"/>
        </w:rPr>
        <w:t xml:space="preserve">, A., &amp; Hollander, J. E. (2009). Racial Disparities in Emergency Department Length of Stay for Admitted Patients in the United States. </w:t>
      </w:r>
      <w:r w:rsidRPr="00C55043">
        <w:rPr>
          <w:rFonts w:ascii="Cambria" w:hAnsi="Cambria"/>
          <w:i/>
          <w:iCs/>
        </w:rPr>
        <w:t>Academic Emergency Medicine, 16</w:t>
      </w:r>
      <w:r w:rsidRPr="00C55043">
        <w:rPr>
          <w:rFonts w:ascii="Cambria" w:hAnsi="Cambria"/>
        </w:rPr>
        <w:t xml:space="preserve">(5), 403–410. </w:t>
      </w:r>
      <w:hyperlink r:id="rId69" w:history="1">
        <w:r w:rsidRPr="00C55043">
          <w:rPr>
            <w:rStyle w:val="Hyperlink"/>
            <w:rFonts w:ascii="Cambria" w:hAnsi="Cambria"/>
            <w:color w:val="auto"/>
            <w:u w:val="none"/>
          </w:rPr>
          <w:t>https://doi.org/10.1111/j.1553-2712.2009.00381.x</w:t>
        </w:r>
      </w:hyperlink>
    </w:p>
    <w:p w14:paraId="1636FB49" w14:textId="77777777" w:rsidR="00C55043" w:rsidRPr="00C55043" w:rsidRDefault="00C55043" w:rsidP="00C55043">
      <w:pPr>
        <w:spacing w:line="480" w:lineRule="auto"/>
        <w:ind w:left="720" w:hanging="720"/>
        <w:rPr>
          <w:rFonts w:ascii="Cambria" w:hAnsi="Cambria"/>
        </w:rPr>
      </w:pPr>
      <w:r w:rsidRPr="00C55043">
        <w:rPr>
          <w:rFonts w:ascii="Cambria" w:hAnsi="Cambria"/>
        </w:rPr>
        <w:lastRenderedPageBreak/>
        <w:t xml:space="preserve">Plunkett, P. K., Byrne, D. G., Breslin, T., Bennett, K., &amp; Silke, B. (2011). Increasing wait times predict increasing mortality for emergency medical admissions. </w:t>
      </w:r>
      <w:r w:rsidRPr="00C55043">
        <w:rPr>
          <w:rFonts w:ascii="Cambria" w:hAnsi="Cambria"/>
          <w:i/>
          <w:iCs/>
        </w:rPr>
        <w:t>European Journal of Emergency Medicine, 18</w:t>
      </w:r>
      <w:r w:rsidRPr="00C55043">
        <w:rPr>
          <w:rFonts w:ascii="Cambria" w:hAnsi="Cambria"/>
        </w:rPr>
        <w:t xml:space="preserve">(4), 192–196. </w:t>
      </w:r>
      <w:hyperlink r:id="rId70" w:history="1">
        <w:r w:rsidRPr="00C55043">
          <w:rPr>
            <w:rStyle w:val="Hyperlink"/>
            <w:rFonts w:ascii="Cambria" w:hAnsi="Cambria"/>
            <w:color w:val="auto"/>
            <w:u w:val="none"/>
          </w:rPr>
          <w:t>https://doi.org/10.1097/mej.0b013e328344917e</w:t>
        </w:r>
      </w:hyperlink>
    </w:p>
    <w:p w14:paraId="5652EAAC"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R Core Team (2017). </w:t>
      </w:r>
      <w:r w:rsidRPr="00C55043">
        <w:rPr>
          <w:rFonts w:ascii="Cambria" w:hAnsi="Cambria"/>
          <w:i/>
          <w:iCs/>
        </w:rPr>
        <w:t>R: A language and environment for statistical computing</w:t>
      </w:r>
      <w:r w:rsidRPr="00C55043">
        <w:rPr>
          <w:rFonts w:ascii="Cambria" w:hAnsi="Cambria"/>
        </w:rPr>
        <w:t xml:space="preserve">. R Foundation for Statistical Computing. </w:t>
      </w:r>
      <w:hyperlink r:id="rId71" w:history="1">
        <w:r w:rsidRPr="00C55043">
          <w:rPr>
            <w:rStyle w:val="Hyperlink"/>
            <w:rFonts w:ascii="Cambria" w:hAnsi="Cambria"/>
            <w:color w:val="auto"/>
            <w:u w:val="none"/>
          </w:rPr>
          <w:t>https://www.R-project.org/</w:t>
        </w:r>
      </w:hyperlink>
    </w:p>
    <w:p w14:paraId="4601A971"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Richardson, D. B. (2006). Increase in patient mortality at 10 days associated with emergency department overcrowding. </w:t>
      </w:r>
      <w:r w:rsidRPr="00C55043">
        <w:rPr>
          <w:rFonts w:ascii="Cambria" w:hAnsi="Cambria"/>
          <w:i/>
          <w:iCs/>
        </w:rPr>
        <w:t>Medical Journal of Australia, 184</w:t>
      </w:r>
      <w:r w:rsidRPr="00C55043">
        <w:rPr>
          <w:rFonts w:ascii="Cambria" w:hAnsi="Cambria"/>
        </w:rPr>
        <w:t xml:space="preserve">(5), 213–216. </w:t>
      </w:r>
      <w:hyperlink r:id="rId72" w:history="1">
        <w:r w:rsidRPr="00C55043">
          <w:rPr>
            <w:rStyle w:val="Hyperlink"/>
            <w:rFonts w:ascii="Cambria" w:hAnsi="Cambria"/>
            <w:color w:val="auto"/>
            <w:u w:val="none"/>
          </w:rPr>
          <w:t>https://doi.org/10.5694/j.1326-5377.2006.tb00204.x</w:t>
        </w:r>
      </w:hyperlink>
    </w:p>
    <w:p w14:paraId="48CE2F8A" w14:textId="77777777" w:rsidR="00C55043" w:rsidRPr="00C55043" w:rsidRDefault="00C55043" w:rsidP="00C55043">
      <w:pPr>
        <w:spacing w:line="480" w:lineRule="auto"/>
        <w:ind w:left="720" w:hanging="720"/>
        <w:rPr>
          <w:rStyle w:val="Hyperlink"/>
          <w:rFonts w:ascii="Cambria" w:hAnsi="Cambria"/>
          <w:color w:val="auto"/>
          <w:u w:val="none"/>
        </w:rPr>
      </w:pPr>
      <w:proofErr w:type="spellStart"/>
      <w:r w:rsidRPr="00C55043">
        <w:rPr>
          <w:rStyle w:val="Hyperlink"/>
          <w:rFonts w:ascii="Cambria" w:hAnsi="Cambria"/>
          <w:color w:val="auto"/>
          <w:u w:val="none"/>
        </w:rPr>
        <w:t>Ringle</w:t>
      </w:r>
      <w:proofErr w:type="spellEnd"/>
      <w:r w:rsidRPr="00C55043">
        <w:rPr>
          <w:rStyle w:val="Hyperlink"/>
          <w:rFonts w:ascii="Cambria" w:hAnsi="Cambria"/>
          <w:color w:val="auto"/>
          <w:u w:val="none"/>
        </w:rPr>
        <w:t xml:space="preserve">, Christian M., Wende, Sven, &amp; Becker, Jan-Michael. (2015). </w:t>
      </w:r>
      <w:proofErr w:type="spellStart"/>
      <w:r w:rsidRPr="00C55043">
        <w:rPr>
          <w:rStyle w:val="Hyperlink"/>
          <w:rFonts w:ascii="Cambria" w:hAnsi="Cambria"/>
          <w:i/>
          <w:iCs/>
          <w:color w:val="auto"/>
          <w:u w:val="none"/>
        </w:rPr>
        <w:t>SmartPLS</w:t>
      </w:r>
      <w:proofErr w:type="spellEnd"/>
      <w:r w:rsidRPr="00C55043">
        <w:rPr>
          <w:rStyle w:val="Hyperlink"/>
          <w:rFonts w:ascii="Cambria" w:hAnsi="Cambria"/>
          <w:i/>
          <w:iCs/>
          <w:color w:val="auto"/>
          <w:u w:val="none"/>
        </w:rPr>
        <w:t xml:space="preserve"> 3</w:t>
      </w:r>
      <w:r w:rsidRPr="00C55043">
        <w:rPr>
          <w:rStyle w:val="Hyperlink"/>
          <w:rFonts w:ascii="Cambria" w:hAnsi="Cambria"/>
          <w:color w:val="auto"/>
          <w:u w:val="none"/>
        </w:rPr>
        <w:t xml:space="preserve">. </w:t>
      </w:r>
      <w:proofErr w:type="spellStart"/>
      <w:r w:rsidRPr="00C55043">
        <w:rPr>
          <w:rStyle w:val="Hyperlink"/>
          <w:rFonts w:ascii="Cambria" w:hAnsi="Cambria"/>
          <w:color w:val="auto"/>
          <w:u w:val="none"/>
        </w:rPr>
        <w:t>Bönningstedt</w:t>
      </w:r>
      <w:proofErr w:type="spellEnd"/>
      <w:r w:rsidRPr="00C55043">
        <w:rPr>
          <w:rStyle w:val="Hyperlink"/>
          <w:rFonts w:ascii="Cambria" w:hAnsi="Cambria"/>
          <w:color w:val="auto"/>
          <w:u w:val="none"/>
        </w:rPr>
        <w:t xml:space="preserve">: </w:t>
      </w:r>
      <w:proofErr w:type="spellStart"/>
      <w:r w:rsidRPr="00C55043">
        <w:rPr>
          <w:rStyle w:val="Hyperlink"/>
          <w:rFonts w:ascii="Cambria" w:hAnsi="Cambria"/>
          <w:color w:val="auto"/>
          <w:u w:val="none"/>
        </w:rPr>
        <w:t>SmartPLS</w:t>
      </w:r>
      <w:proofErr w:type="spellEnd"/>
      <w:r w:rsidRPr="00C55043">
        <w:rPr>
          <w:rStyle w:val="Hyperlink"/>
          <w:rFonts w:ascii="Cambria" w:hAnsi="Cambria"/>
          <w:color w:val="auto"/>
          <w:u w:val="none"/>
        </w:rPr>
        <w:t>. Retrieved from http://www.smartpls.com</w:t>
      </w:r>
    </w:p>
    <w:p w14:paraId="290292A8" w14:textId="77777777" w:rsidR="00C55043" w:rsidRPr="00C55043" w:rsidRDefault="00C55043" w:rsidP="00C55043">
      <w:pPr>
        <w:spacing w:line="480" w:lineRule="auto"/>
        <w:ind w:left="720" w:hanging="720"/>
        <w:rPr>
          <w:rFonts w:ascii="Cambria" w:hAnsi="Cambria"/>
        </w:rPr>
      </w:pPr>
      <w:r w:rsidRPr="00C55043">
        <w:rPr>
          <w:rFonts w:ascii="Cambria" w:hAnsi="Cambria"/>
        </w:rPr>
        <w:t>RStudio Team (2020). RStudio: Integrated Development for R. RStudio, PBC, Boston, MA. Available from http://www.rstudio.com/</w:t>
      </w:r>
    </w:p>
    <w:p w14:paraId="62C1027B" w14:textId="77777777" w:rsidR="00C55043" w:rsidRPr="00C55043" w:rsidRDefault="00C55043" w:rsidP="00C55043">
      <w:pPr>
        <w:spacing w:line="480" w:lineRule="auto"/>
        <w:ind w:left="720" w:hanging="720"/>
        <w:rPr>
          <w:rFonts w:ascii="Cambria" w:hAnsi="Cambria"/>
        </w:rPr>
      </w:pPr>
      <w:proofErr w:type="spellStart"/>
      <w:r w:rsidRPr="00C55043">
        <w:rPr>
          <w:rFonts w:ascii="Cambria" w:hAnsi="Cambria"/>
        </w:rPr>
        <w:t>Saha</w:t>
      </w:r>
      <w:proofErr w:type="spellEnd"/>
      <w:r w:rsidRPr="00C55043">
        <w:rPr>
          <w:rFonts w:ascii="Cambria" w:hAnsi="Cambria"/>
        </w:rPr>
        <w:t xml:space="preserve">, S., Taggart, S. H., </w:t>
      </w:r>
      <w:proofErr w:type="spellStart"/>
      <w:r w:rsidRPr="00C55043">
        <w:rPr>
          <w:rFonts w:ascii="Cambria" w:hAnsi="Cambria"/>
        </w:rPr>
        <w:t>Komaromy</w:t>
      </w:r>
      <w:proofErr w:type="spellEnd"/>
      <w:r w:rsidRPr="00C55043">
        <w:rPr>
          <w:rFonts w:ascii="Cambria" w:hAnsi="Cambria"/>
        </w:rPr>
        <w:t xml:space="preserve">, M., &amp; Bindman, A. B. (2000). Do Patients Choose Physicians </w:t>
      </w:r>
      <w:proofErr w:type="gramStart"/>
      <w:r w:rsidRPr="00C55043">
        <w:rPr>
          <w:rFonts w:ascii="Cambria" w:hAnsi="Cambria"/>
        </w:rPr>
        <w:t>Of</w:t>
      </w:r>
      <w:proofErr w:type="gramEnd"/>
      <w:r w:rsidRPr="00C55043">
        <w:rPr>
          <w:rFonts w:ascii="Cambria" w:hAnsi="Cambria"/>
        </w:rPr>
        <w:t xml:space="preserve"> Their Own Race? </w:t>
      </w:r>
      <w:r w:rsidRPr="00C55043">
        <w:rPr>
          <w:rFonts w:ascii="Cambria" w:hAnsi="Cambria"/>
          <w:i/>
          <w:iCs/>
        </w:rPr>
        <w:t>Health Affairs, 19</w:t>
      </w:r>
      <w:r w:rsidRPr="00C55043">
        <w:rPr>
          <w:rFonts w:ascii="Cambria" w:hAnsi="Cambria"/>
        </w:rPr>
        <w:t xml:space="preserve">(4), 76–83. </w:t>
      </w:r>
      <w:hyperlink r:id="rId73" w:history="1">
        <w:r w:rsidRPr="00C55043">
          <w:rPr>
            <w:rStyle w:val="Hyperlink"/>
            <w:rFonts w:ascii="Cambria" w:hAnsi="Cambria"/>
            <w:color w:val="auto"/>
            <w:u w:val="none"/>
          </w:rPr>
          <w:t>https://doi.org/10.1377/hlthaff.19.4.76</w:t>
        </w:r>
      </w:hyperlink>
    </w:p>
    <w:p w14:paraId="21892584"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Shaikh, S., </w:t>
      </w:r>
      <w:proofErr w:type="spellStart"/>
      <w:r w:rsidRPr="00C55043">
        <w:rPr>
          <w:rFonts w:ascii="Cambria" w:hAnsi="Cambria"/>
        </w:rPr>
        <w:t>Jerrard</w:t>
      </w:r>
      <w:proofErr w:type="spellEnd"/>
      <w:r w:rsidRPr="00C55043">
        <w:rPr>
          <w:rFonts w:ascii="Cambria" w:hAnsi="Cambria"/>
        </w:rPr>
        <w:t xml:space="preserve">, D., Witting, M., Winters, M., &amp; Brodeur, M. (2012). How Long Are Patients Willing to Wait in the Emergency Department Before Leaving Without Being Seen. </w:t>
      </w:r>
      <w:r w:rsidRPr="00C55043">
        <w:rPr>
          <w:rFonts w:ascii="Cambria" w:hAnsi="Cambria"/>
          <w:i/>
          <w:iCs/>
        </w:rPr>
        <w:t>Western Journal of Emergency Medicine, 13</w:t>
      </w:r>
      <w:r w:rsidRPr="00C55043">
        <w:rPr>
          <w:rFonts w:ascii="Cambria" w:hAnsi="Cambria"/>
        </w:rPr>
        <w:t xml:space="preserve">(6), 463–467. </w:t>
      </w:r>
      <w:hyperlink r:id="rId74" w:history="1">
        <w:r w:rsidRPr="00C55043">
          <w:rPr>
            <w:rStyle w:val="Hyperlink"/>
            <w:rFonts w:ascii="Cambria" w:hAnsi="Cambria"/>
            <w:color w:val="auto"/>
            <w:u w:val="none"/>
          </w:rPr>
          <w:t>https://doi.org/10.5811/westjem.2012.3.6895</w:t>
        </w:r>
      </w:hyperlink>
    </w:p>
    <w:p w14:paraId="257103F5" w14:textId="77777777" w:rsidR="00C55043" w:rsidRPr="00C55043" w:rsidRDefault="00C55043" w:rsidP="00C55043">
      <w:pPr>
        <w:spacing w:line="480" w:lineRule="auto"/>
        <w:ind w:left="720" w:hanging="720"/>
        <w:rPr>
          <w:rFonts w:ascii="Cambria" w:hAnsi="Cambria"/>
        </w:rPr>
      </w:pPr>
      <w:proofErr w:type="spellStart"/>
      <w:r w:rsidRPr="00C55043">
        <w:rPr>
          <w:rStyle w:val="Hyperlink"/>
          <w:rFonts w:ascii="Cambria" w:hAnsi="Cambria"/>
          <w:color w:val="auto"/>
          <w:u w:val="none"/>
        </w:rPr>
        <w:t>Shiel</w:t>
      </w:r>
      <w:proofErr w:type="spellEnd"/>
      <w:r w:rsidRPr="00C55043">
        <w:rPr>
          <w:rStyle w:val="Hyperlink"/>
          <w:rFonts w:ascii="Cambria" w:hAnsi="Cambria"/>
          <w:color w:val="auto"/>
          <w:u w:val="none"/>
        </w:rPr>
        <w:t xml:space="preserve">, W. C. (2018). </w:t>
      </w:r>
      <w:r w:rsidRPr="00C55043">
        <w:rPr>
          <w:rStyle w:val="Hyperlink"/>
          <w:rFonts w:ascii="Cambria" w:hAnsi="Cambria"/>
          <w:i/>
          <w:iCs/>
          <w:color w:val="auto"/>
          <w:u w:val="none"/>
        </w:rPr>
        <w:t>Medical Definition of Emergency Department</w:t>
      </w:r>
      <w:r w:rsidRPr="00C55043">
        <w:rPr>
          <w:rStyle w:val="Hyperlink"/>
          <w:rFonts w:ascii="Cambria" w:hAnsi="Cambria"/>
          <w:color w:val="auto"/>
          <w:u w:val="none"/>
        </w:rPr>
        <w:t xml:space="preserve">. Medicine Net. </w:t>
      </w:r>
      <w:hyperlink r:id="rId75" w:history="1">
        <w:r w:rsidRPr="00C55043">
          <w:rPr>
            <w:rStyle w:val="Hyperlink"/>
            <w:rFonts w:ascii="Cambria" w:hAnsi="Cambria"/>
            <w:color w:val="auto"/>
            <w:u w:val="none"/>
          </w:rPr>
          <w:t>https://www.medicinenet.com/script/main/art.asp?articlekey=12156</w:t>
        </w:r>
      </w:hyperlink>
    </w:p>
    <w:p w14:paraId="7BB1A105" w14:textId="77777777" w:rsidR="00C55043" w:rsidRPr="00C55043" w:rsidRDefault="00C55043" w:rsidP="00C55043">
      <w:pPr>
        <w:spacing w:line="480" w:lineRule="auto"/>
        <w:ind w:left="720" w:hanging="720"/>
        <w:rPr>
          <w:rStyle w:val="Hyperlink"/>
          <w:rFonts w:ascii="Cambria" w:hAnsi="Cambria"/>
          <w:color w:val="auto"/>
          <w:u w:val="none"/>
        </w:rPr>
      </w:pPr>
      <w:r w:rsidRPr="00C55043">
        <w:rPr>
          <w:rFonts w:ascii="Cambria" w:hAnsi="Cambria"/>
        </w:rPr>
        <w:t xml:space="preserve">Singh, G. K., &amp; </w:t>
      </w:r>
      <w:proofErr w:type="spellStart"/>
      <w:r w:rsidRPr="00C55043">
        <w:rPr>
          <w:rFonts w:ascii="Cambria" w:hAnsi="Cambria"/>
        </w:rPr>
        <w:t>Siahpush</w:t>
      </w:r>
      <w:proofErr w:type="spellEnd"/>
      <w:r w:rsidRPr="00C55043">
        <w:rPr>
          <w:rFonts w:ascii="Cambria" w:hAnsi="Cambria"/>
        </w:rPr>
        <w:t xml:space="preserve">, M. (2014). Widening Rural–Urban Disparities in Life Expectancy, U.S., 1969–2009. </w:t>
      </w:r>
      <w:r w:rsidRPr="00C55043">
        <w:rPr>
          <w:rFonts w:ascii="Cambria" w:hAnsi="Cambria"/>
          <w:i/>
          <w:iCs/>
        </w:rPr>
        <w:t>American Journal of Preventive Medicine, 46</w:t>
      </w:r>
      <w:r w:rsidRPr="00C55043">
        <w:rPr>
          <w:rFonts w:ascii="Cambria" w:hAnsi="Cambria"/>
        </w:rPr>
        <w:t xml:space="preserve">(2), e19–e29. </w:t>
      </w:r>
      <w:hyperlink r:id="rId76" w:history="1">
        <w:r w:rsidRPr="00C55043">
          <w:rPr>
            <w:rStyle w:val="Hyperlink"/>
            <w:rFonts w:ascii="Cambria" w:hAnsi="Cambria"/>
            <w:color w:val="auto"/>
            <w:u w:val="none"/>
          </w:rPr>
          <w:t>https://doi.org/10.1016/j.amepre.2013.10.017</w:t>
        </w:r>
      </w:hyperlink>
    </w:p>
    <w:p w14:paraId="687B46E8" w14:textId="77777777" w:rsidR="00C55043" w:rsidRPr="00C55043" w:rsidRDefault="00C55043" w:rsidP="00C55043">
      <w:pPr>
        <w:spacing w:line="480" w:lineRule="auto"/>
        <w:ind w:left="720" w:hanging="720"/>
        <w:rPr>
          <w:rFonts w:ascii="Cambria" w:hAnsi="Cambria"/>
        </w:rPr>
      </w:pPr>
      <w:bookmarkStart w:id="34" w:name="_Hlk49168072"/>
      <w:r w:rsidRPr="00C55043">
        <w:rPr>
          <w:rFonts w:ascii="Cambria" w:hAnsi="Cambria"/>
        </w:rPr>
        <w:lastRenderedPageBreak/>
        <w:t xml:space="preserve">Smithson, M., &amp; </w:t>
      </w:r>
      <w:proofErr w:type="spellStart"/>
      <w:r w:rsidRPr="00C55043">
        <w:rPr>
          <w:rFonts w:ascii="Cambria" w:hAnsi="Cambria"/>
        </w:rPr>
        <w:t>Verkuilen</w:t>
      </w:r>
      <w:proofErr w:type="spellEnd"/>
      <w:r w:rsidRPr="00C55043">
        <w:rPr>
          <w:rFonts w:ascii="Cambria" w:hAnsi="Cambria"/>
        </w:rPr>
        <w:t>, J. (2006</w:t>
      </w:r>
      <w:bookmarkEnd w:id="34"/>
      <w:r w:rsidRPr="00C55043">
        <w:rPr>
          <w:rFonts w:ascii="Cambria" w:hAnsi="Cambria"/>
        </w:rPr>
        <w:t xml:space="preserve">). A better lemon squeezer? Maximum-likelihood regression with beta-distributed dependent variables. </w:t>
      </w:r>
      <w:r w:rsidRPr="00C55043">
        <w:rPr>
          <w:rFonts w:ascii="Cambria" w:hAnsi="Cambria"/>
          <w:i/>
          <w:iCs/>
        </w:rPr>
        <w:t>Psychological Methods, 11</w:t>
      </w:r>
      <w:r w:rsidRPr="00C55043">
        <w:rPr>
          <w:rFonts w:ascii="Cambria" w:hAnsi="Cambria"/>
        </w:rPr>
        <w:t>(1), 54–71. https://doi.org/10.1037/1082-989x.11.1.54</w:t>
      </w:r>
    </w:p>
    <w:p w14:paraId="5C5C297E"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Tamayo-Sarver, J. H., Hinze, S. W., </w:t>
      </w:r>
      <w:proofErr w:type="spellStart"/>
      <w:r w:rsidRPr="00C55043">
        <w:rPr>
          <w:rFonts w:ascii="Cambria" w:hAnsi="Cambria"/>
        </w:rPr>
        <w:t>Cydulka</w:t>
      </w:r>
      <w:proofErr w:type="spellEnd"/>
      <w:r w:rsidRPr="00C55043">
        <w:rPr>
          <w:rFonts w:ascii="Cambria" w:hAnsi="Cambria"/>
        </w:rPr>
        <w:t xml:space="preserve">, R. K., &amp; Baker, D. W. (2003). Racial and Ethnic Disparities in Emergency Department Analgesic Prescription. </w:t>
      </w:r>
      <w:r w:rsidRPr="00C55043">
        <w:rPr>
          <w:rFonts w:ascii="Cambria" w:hAnsi="Cambria"/>
          <w:i/>
          <w:iCs/>
        </w:rPr>
        <w:t>American Journal of Public Health, 93</w:t>
      </w:r>
      <w:r w:rsidRPr="00C55043">
        <w:rPr>
          <w:rFonts w:ascii="Cambria" w:hAnsi="Cambria"/>
        </w:rPr>
        <w:t xml:space="preserve">(12), 2067–2073. </w:t>
      </w:r>
      <w:hyperlink r:id="rId77" w:history="1">
        <w:r w:rsidRPr="00C55043">
          <w:rPr>
            <w:rStyle w:val="Hyperlink"/>
            <w:rFonts w:ascii="Cambria" w:hAnsi="Cambria"/>
            <w:color w:val="auto"/>
            <w:u w:val="none"/>
          </w:rPr>
          <w:t>https://doi.org/10.2105/ajph.93.12.2067</w:t>
        </w:r>
      </w:hyperlink>
    </w:p>
    <w:p w14:paraId="56B0A03D" w14:textId="77777777" w:rsidR="00C55043" w:rsidRPr="00C55043" w:rsidRDefault="00C55043" w:rsidP="00C55043">
      <w:pPr>
        <w:spacing w:line="480" w:lineRule="auto"/>
        <w:ind w:left="720" w:hanging="720"/>
        <w:rPr>
          <w:rStyle w:val="Hyperlink"/>
          <w:rFonts w:ascii="Cambria" w:hAnsi="Cambria"/>
          <w:color w:val="auto"/>
          <w:u w:val="none"/>
        </w:rPr>
      </w:pPr>
      <w:bookmarkStart w:id="35" w:name="_Hlk48898201"/>
      <w:r w:rsidRPr="00C55043">
        <w:rPr>
          <w:rFonts w:ascii="Cambria" w:hAnsi="Cambria"/>
        </w:rPr>
        <w:t>United States Census Bureau (2018</w:t>
      </w:r>
      <w:bookmarkEnd w:id="35"/>
      <w:r w:rsidRPr="00C55043">
        <w:rPr>
          <w:rFonts w:ascii="Cambria" w:hAnsi="Cambria"/>
        </w:rPr>
        <w:t xml:space="preserve">). </w:t>
      </w:r>
      <w:r w:rsidRPr="00C55043">
        <w:rPr>
          <w:rFonts w:ascii="Cambria" w:hAnsi="Cambria"/>
          <w:i/>
          <w:iCs/>
        </w:rPr>
        <w:t>American Community Survey</w:t>
      </w:r>
      <w:r w:rsidRPr="00C55043">
        <w:rPr>
          <w:rFonts w:ascii="Cambria" w:hAnsi="Cambria"/>
        </w:rPr>
        <w:t xml:space="preserve">. (2018 Version)[CSV]. Available from </w:t>
      </w:r>
      <w:hyperlink r:id="rId78" w:history="1">
        <w:r w:rsidRPr="00C55043">
          <w:rPr>
            <w:rStyle w:val="Hyperlink"/>
            <w:rFonts w:ascii="Cambria" w:hAnsi="Cambria"/>
            <w:color w:val="auto"/>
            <w:u w:val="none"/>
          </w:rPr>
          <w:t>https://data.census.gov/cedsci/table?g=0100000US.860000&amp;tid=ACSDP5Y2018.DP05</w:t>
        </w:r>
      </w:hyperlink>
    </w:p>
    <w:p w14:paraId="5100195A"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United States Census Bureau (2019). </w:t>
      </w:r>
      <w:r w:rsidRPr="00C55043">
        <w:rPr>
          <w:rFonts w:ascii="Cambria" w:hAnsi="Cambria"/>
          <w:i/>
          <w:iCs/>
        </w:rPr>
        <w:t>Quick Facts</w:t>
      </w:r>
      <w:r w:rsidRPr="00C55043">
        <w:rPr>
          <w:rFonts w:ascii="Cambria" w:hAnsi="Cambria"/>
        </w:rPr>
        <w:t xml:space="preserve">. Retrieved from </w:t>
      </w:r>
      <w:hyperlink r:id="rId79" w:history="1">
        <w:r w:rsidRPr="00C55043">
          <w:rPr>
            <w:rStyle w:val="Hyperlink"/>
            <w:rFonts w:ascii="Cambria" w:hAnsi="Cambria"/>
            <w:color w:val="auto"/>
            <w:u w:val="none"/>
          </w:rPr>
          <w:t>https://www.census.gov/quickfacts/fact/table/US/IPE120218</w:t>
        </w:r>
      </w:hyperlink>
    </w:p>
    <w:p w14:paraId="0BD97FB2" w14:textId="77777777" w:rsidR="00C55043" w:rsidRPr="00C55043" w:rsidRDefault="00C55043" w:rsidP="00C55043">
      <w:pPr>
        <w:spacing w:line="480" w:lineRule="auto"/>
        <w:ind w:left="720" w:hanging="720"/>
        <w:rPr>
          <w:rFonts w:ascii="Cambria" w:hAnsi="Cambria"/>
        </w:rPr>
      </w:pPr>
      <w:bookmarkStart w:id="36" w:name="_Hlk48898966"/>
      <w:r w:rsidRPr="00C55043">
        <w:rPr>
          <w:rFonts w:ascii="Cambria" w:hAnsi="Cambria"/>
        </w:rPr>
        <w:t>United States Office of Rural Health Policy. (2019</w:t>
      </w:r>
      <w:bookmarkEnd w:id="36"/>
      <w:r w:rsidRPr="00C55043">
        <w:rPr>
          <w:rFonts w:ascii="Cambria" w:hAnsi="Cambria"/>
        </w:rPr>
        <w:t xml:space="preserve">). </w:t>
      </w:r>
      <w:r w:rsidRPr="00C55043">
        <w:rPr>
          <w:rFonts w:ascii="Cambria" w:hAnsi="Cambria"/>
          <w:i/>
          <w:iCs/>
        </w:rPr>
        <w:t>FORHP Eligible ZIP Codes</w:t>
      </w:r>
      <w:r w:rsidRPr="00C55043">
        <w:rPr>
          <w:rFonts w:ascii="Cambria" w:hAnsi="Cambria"/>
        </w:rPr>
        <w:t xml:space="preserve"> [XLS]. Available from </w:t>
      </w:r>
      <w:hyperlink r:id="rId80" w:history="1">
        <w:r w:rsidRPr="00C55043">
          <w:rPr>
            <w:rStyle w:val="Hyperlink"/>
            <w:rFonts w:ascii="Cambria" w:hAnsi="Cambria"/>
            <w:color w:val="auto"/>
            <w:u w:val="none"/>
          </w:rPr>
          <w:t>https://www.hrsa.gov/rural-health/about-us/definition/datafiles.html</w:t>
        </w:r>
      </w:hyperlink>
    </w:p>
    <w:p w14:paraId="320475A7" w14:textId="77777777" w:rsidR="00C55043" w:rsidRPr="00C55043" w:rsidRDefault="00C55043" w:rsidP="00C55043">
      <w:pPr>
        <w:spacing w:line="480" w:lineRule="auto"/>
        <w:ind w:left="720" w:hanging="720"/>
        <w:rPr>
          <w:rFonts w:ascii="Cambria" w:hAnsi="Cambria"/>
        </w:rPr>
      </w:pPr>
      <w:r w:rsidRPr="00C55043">
        <w:rPr>
          <w:rStyle w:val="Hyperlink"/>
          <w:rFonts w:ascii="Cambria" w:hAnsi="Cambria"/>
          <w:color w:val="auto"/>
          <w:u w:val="none"/>
        </w:rPr>
        <w:t xml:space="preserve">Valuates Reports (2019). </w:t>
      </w:r>
      <w:r w:rsidRPr="00C55043">
        <w:rPr>
          <w:rStyle w:val="Hyperlink"/>
          <w:rFonts w:ascii="Cambria" w:hAnsi="Cambria"/>
          <w:i/>
          <w:iCs/>
          <w:color w:val="auto"/>
          <w:u w:val="none"/>
        </w:rPr>
        <w:t>Healthcare Analytics Market Report</w:t>
      </w:r>
      <w:r w:rsidRPr="00C55043">
        <w:rPr>
          <w:rStyle w:val="Hyperlink"/>
          <w:rFonts w:ascii="Cambria" w:hAnsi="Cambria"/>
          <w:color w:val="auto"/>
          <w:u w:val="none"/>
        </w:rPr>
        <w:t xml:space="preserve">. 360i Research. </w:t>
      </w:r>
      <w:hyperlink r:id="rId81" w:history="1">
        <w:r w:rsidRPr="00C55043">
          <w:rPr>
            <w:rStyle w:val="Hyperlink"/>
            <w:rFonts w:ascii="Cambria" w:hAnsi="Cambria"/>
            <w:color w:val="auto"/>
            <w:u w:val="none"/>
          </w:rPr>
          <w:t>https://reports.valuates.com/market-reports/360I-Auto-0U39/global-healthcare-analytics-market</w:t>
        </w:r>
      </w:hyperlink>
    </w:p>
    <w:p w14:paraId="70226507"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Venables, W. N. &amp; Ripley, B. D. (2002). </w:t>
      </w:r>
      <w:r w:rsidRPr="00C55043">
        <w:rPr>
          <w:rFonts w:ascii="Cambria" w:hAnsi="Cambria"/>
          <w:i/>
          <w:iCs/>
        </w:rPr>
        <w:t>Modern Applied Statistics with S. Fourth Edition</w:t>
      </w:r>
      <w:r w:rsidRPr="00C55043">
        <w:rPr>
          <w:rFonts w:ascii="Cambria" w:hAnsi="Cambria"/>
        </w:rPr>
        <w:t>. Springer Publishing.</w:t>
      </w:r>
    </w:p>
    <w:p w14:paraId="728AA3D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Vermeulen, M. J., </w:t>
      </w:r>
      <w:proofErr w:type="spellStart"/>
      <w:r w:rsidRPr="00C55043">
        <w:rPr>
          <w:rFonts w:ascii="Cambria" w:hAnsi="Cambria"/>
        </w:rPr>
        <w:t>Stukel</w:t>
      </w:r>
      <w:proofErr w:type="spellEnd"/>
      <w:r w:rsidRPr="00C55043">
        <w:rPr>
          <w:rFonts w:ascii="Cambria" w:hAnsi="Cambria"/>
        </w:rPr>
        <w:t xml:space="preserve">, T. A., Guttmann, A., Rowe, B. H., </w:t>
      </w:r>
      <w:proofErr w:type="spellStart"/>
      <w:r w:rsidRPr="00C55043">
        <w:rPr>
          <w:rFonts w:ascii="Cambria" w:hAnsi="Cambria"/>
        </w:rPr>
        <w:t>Zwarenstein</w:t>
      </w:r>
      <w:proofErr w:type="spellEnd"/>
      <w:r w:rsidRPr="00C55043">
        <w:rPr>
          <w:rFonts w:ascii="Cambria" w:hAnsi="Cambria"/>
        </w:rPr>
        <w:t xml:space="preserve">, M., Golden, B., Nigam, A., Anderson, G., Bell, R. S., Schull, M. J., </w:t>
      </w:r>
      <w:proofErr w:type="spellStart"/>
      <w:r w:rsidRPr="00C55043">
        <w:rPr>
          <w:rFonts w:ascii="Cambria" w:hAnsi="Cambria"/>
        </w:rPr>
        <w:t>Afilalo</w:t>
      </w:r>
      <w:proofErr w:type="spellEnd"/>
      <w:r w:rsidRPr="00C55043">
        <w:rPr>
          <w:rFonts w:ascii="Cambria" w:hAnsi="Cambria"/>
        </w:rPr>
        <w:t xml:space="preserve">, M., Anderson, G., Bell, R. S., Carew, D., Carter, M., Cooke, M., Golden, B., Guttmann, A., Nigam, A., … </w:t>
      </w:r>
      <w:proofErr w:type="spellStart"/>
      <w:r w:rsidRPr="00C55043">
        <w:rPr>
          <w:rFonts w:ascii="Cambria" w:hAnsi="Cambria"/>
        </w:rPr>
        <w:t>Zwarenstein</w:t>
      </w:r>
      <w:proofErr w:type="spellEnd"/>
      <w:r w:rsidRPr="00C55043">
        <w:rPr>
          <w:rFonts w:ascii="Cambria" w:hAnsi="Cambria"/>
        </w:rPr>
        <w:t xml:space="preserve">, M. (2014). Evaluation of an Emergency Department Lean Process Improvement Program to Reduce Length of Stay. </w:t>
      </w:r>
      <w:r w:rsidRPr="00C55043">
        <w:rPr>
          <w:rFonts w:ascii="Cambria" w:hAnsi="Cambria"/>
          <w:i/>
          <w:iCs/>
        </w:rPr>
        <w:lastRenderedPageBreak/>
        <w:t>Annals of Emergency Medicine, 64</w:t>
      </w:r>
      <w:r w:rsidRPr="00C55043">
        <w:rPr>
          <w:rFonts w:ascii="Cambria" w:hAnsi="Cambria"/>
        </w:rPr>
        <w:t xml:space="preserve">(5), 427–438. </w:t>
      </w:r>
      <w:hyperlink r:id="rId82" w:history="1">
        <w:r w:rsidRPr="00C55043">
          <w:rPr>
            <w:rStyle w:val="Hyperlink"/>
            <w:rFonts w:ascii="Cambria" w:hAnsi="Cambria"/>
            <w:color w:val="auto"/>
            <w:u w:val="none"/>
          </w:rPr>
          <w:t>https://doi.org/10.1016/j.annemergmed.2014.06.007</w:t>
        </w:r>
      </w:hyperlink>
    </w:p>
    <w:p w14:paraId="4BBB86E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Wickham, H. &amp; Bryan, J. (2019). </w:t>
      </w:r>
      <w:proofErr w:type="spellStart"/>
      <w:r w:rsidRPr="00C55043">
        <w:rPr>
          <w:rFonts w:ascii="Cambria" w:hAnsi="Cambria"/>
          <w:i/>
          <w:iCs/>
        </w:rPr>
        <w:t>readxl</w:t>
      </w:r>
      <w:proofErr w:type="spellEnd"/>
      <w:r w:rsidRPr="00C55043">
        <w:rPr>
          <w:rFonts w:ascii="Cambria" w:hAnsi="Cambria"/>
          <w:i/>
          <w:iCs/>
        </w:rPr>
        <w:t>: Read Excel Files</w:t>
      </w:r>
      <w:r w:rsidRPr="00C55043">
        <w:rPr>
          <w:rFonts w:ascii="Cambria" w:hAnsi="Cambria"/>
        </w:rPr>
        <w:t xml:space="preserve">. R package version 1.3.1. </w:t>
      </w:r>
      <w:hyperlink r:id="rId83" w:history="1">
        <w:r w:rsidRPr="00C55043">
          <w:rPr>
            <w:rStyle w:val="Hyperlink"/>
            <w:rFonts w:ascii="Cambria" w:hAnsi="Cambria"/>
            <w:color w:val="auto"/>
            <w:u w:val="none"/>
          </w:rPr>
          <w:t>https://CRAN.R-project.org/package=readxl</w:t>
        </w:r>
      </w:hyperlink>
    </w:p>
    <w:p w14:paraId="74324C9D"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Wickham, et al. (2019). Welcome to the </w:t>
      </w:r>
      <w:proofErr w:type="spellStart"/>
      <w:r w:rsidRPr="00C55043">
        <w:rPr>
          <w:rFonts w:ascii="Cambria" w:hAnsi="Cambria"/>
        </w:rPr>
        <w:t>tidyverse</w:t>
      </w:r>
      <w:proofErr w:type="spellEnd"/>
      <w:r w:rsidRPr="00C55043">
        <w:rPr>
          <w:rFonts w:ascii="Cambria" w:hAnsi="Cambria"/>
        </w:rPr>
        <w:t xml:space="preserve">. </w:t>
      </w:r>
      <w:r w:rsidRPr="00C55043">
        <w:rPr>
          <w:rFonts w:ascii="Cambria" w:hAnsi="Cambria"/>
          <w:i/>
          <w:iCs/>
        </w:rPr>
        <w:t>Journal of Open Source Software, 4</w:t>
      </w:r>
      <w:r w:rsidRPr="00C55043">
        <w:rPr>
          <w:rFonts w:ascii="Cambria" w:hAnsi="Cambria"/>
        </w:rPr>
        <w:t xml:space="preserve">(43), 1686. </w:t>
      </w:r>
      <w:hyperlink r:id="rId84" w:history="1">
        <w:r w:rsidRPr="00C55043">
          <w:rPr>
            <w:rStyle w:val="Hyperlink"/>
            <w:rFonts w:ascii="Cambria" w:hAnsi="Cambria"/>
            <w:color w:val="auto"/>
            <w:u w:val="none"/>
          </w:rPr>
          <w:t>https://doi.org/10.21105/joss.01686</w:t>
        </w:r>
      </w:hyperlink>
    </w:p>
    <w:p w14:paraId="48B20BEF"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Willoughby, K. A., Chan, B. T. B., &amp; </w:t>
      </w:r>
      <w:proofErr w:type="spellStart"/>
      <w:r w:rsidRPr="00C55043">
        <w:rPr>
          <w:rFonts w:ascii="Cambria" w:hAnsi="Cambria"/>
        </w:rPr>
        <w:t>Strenger</w:t>
      </w:r>
      <w:proofErr w:type="spellEnd"/>
      <w:r w:rsidRPr="00C55043">
        <w:rPr>
          <w:rFonts w:ascii="Cambria" w:hAnsi="Cambria"/>
        </w:rPr>
        <w:t xml:space="preserve">, M. (2010). Achieving wait time reduction in the emergency department. </w:t>
      </w:r>
      <w:r w:rsidRPr="00C55043">
        <w:rPr>
          <w:rFonts w:ascii="Cambria" w:hAnsi="Cambria"/>
          <w:i/>
          <w:iCs/>
        </w:rPr>
        <w:t>Leadership in Health Services, 23</w:t>
      </w:r>
      <w:r w:rsidRPr="00C55043">
        <w:rPr>
          <w:rFonts w:ascii="Cambria" w:hAnsi="Cambria"/>
        </w:rPr>
        <w:t xml:space="preserve">(4), 304–319. </w:t>
      </w:r>
      <w:hyperlink r:id="rId85" w:history="1">
        <w:r w:rsidRPr="00C55043">
          <w:rPr>
            <w:rStyle w:val="Hyperlink"/>
            <w:rFonts w:ascii="Cambria" w:hAnsi="Cambria"/>
            <w:color w:val="auto"/>
            <w:u w:val="none"/>
          </w:rPr>
          <w:t>https://doi.org/10.1108/17511871011079010</w:t>
        </w:r>
      </w:hyperlink>
    </w:p>
    <w:p w14:paraId="7180B50D"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Wilson, S., Dev, S., Mahan, M., Malhotra, M., &amp; Miller, J. (2016). Identifying disparity in emergency department length of stay and admission likelihood. </w:t>
      </w:r>
      <w:r w:rsidRPr="00C55043">
        <w:rPr>
          <w:rFonts w:ascii="Cambria" w:hAnsi="Cambria"/>
          <w:i/>
          <w:iCs/>
        </w:rPr>
        <w:t>World Journal of Emergency Medicine, 7</w:t>
      </w:r>
      <w:r w:rsidRPr="00C55043">
        <w:rPr>
          <w:rFonts w:ascii="Cambria" w:hAnsi="Cambria"/>
        </w:rPr>
        <w:t xml:space="preserve">(2), 111–116. </w:t>
      </w:r>
      <w:hyperlink r:id="rId86" w:history="1">
        <w:r w:rsidRPr="00C55043">
          <w:rPr>
            <w:rStyle w:val="Hyperlink"/>
            <w:rFonts w:ascii="Cambria" w:hAnsi="Cambria"/>
            <w:color w:val="auto"/>
            <w:u w:val="none"/>
          </w:rPr>
          <w:t>https://doi.org/10.5847/wjem.j.1920-8642.2016.02.005</w:t>
        </w:r>
      </w:hyperlink>
    </w:p>
    <w:p w14:paraId="71AE9CC5" w14:textId="77777777" w:rsidR="00C55043" w:rsidRPr="00C55043" w:rsidRDefault="00C55043" w:rsidP="00C55043">
      <w:pPr>
        <w:spacing w:line="480" w:lineRule="auto"/>
        <w:ind w:left="720" w:hanging="720"/>
        <w:rPr>
          <w:rFonts w:ascii="Cambria" w:hAnsi="Cambria"/>
        </w:rPr>
      </w:pPr>
      <w:proofErr w:type="spellStart"/>
      <w:r w:rsidRPr="00C55043">
        <w:rPr>
          <w:rFonts w:ascii="Cambria" w:hAnsi="Cambria"/>
        </w:rPr>
        <w:t>Xie</w:t>
      </w:r>
      <w:proofErr w:type="spellEnd"/>
      <w:r w:rsidRPr="00C55043">
        <w:rPr>
          <w:rFonts w:ascii="Cambria" w:hAnsi="Cambria"/>
        </w:rPr>
        <w:t xml:space="preserve">, Y. (2015). </w:t>
      </w:r>
      <w:r w:rsidRPr="00C55043">
        <w:rPr>
          <w:rFonts w:ascii="Cambria" w:hAnsi="Cambria"/>
          <w:i/>
          <w:iCs/>
        </w:rPr>
        <w:t xml:space="preserve">Dynamic Documents with R and </w:t>
      </w:r>
      <w:proofErr w:type="spellStart"/>
      <w:r w:rsidRPr="00C55043">
        <w:rPr>
          <w:rFonts w:ascii="Cambria" w:hAnsi="Cambria"/>
          <w:i/>
          <w:iCs/>
        </w:rPr>
        <w:t>knitr</w:t>
      </w:r>
      <w:proofErr w:type="spellEnd"/>
      <w:r w:rsidRPr="00C55043">
        <w:rPr>
          <w:rFonts w:ascii="Cambria" w:hAnsi="Cambria"/>
          <w:i/>
          <w:iCs/>
        </w:rPr>
        <w:t>: 2nd Edition</w:t>
      </w:r>
      <w:r w:rsidRPr="00C55043">
        <w:rPr>
          <w:rFonts w:ascii="Cambria" w:hAnsi="Cambria"/>
        </w:rPr>
        <w:t>. Chapman and Hall.</w:t>
      </w:r>
    </w:p>
    <w:p w14:paraId="52C124E1" w14:textId="77777777" w:rsidR="00C55043" w:rsidRPr="00C55043" w:rsidRDefault="00C55043" w:rsidP="00C55043">
      <w:pPr>
        <w:spacing w:line="480" w:lineRule="auto"/>
        <w:ind w:left="720" w:hanging="720"/>
        <w:rPr>
          <w:rFonts w:ascii="Cambria" w:hAnsi="Cambria"/>
        </w:rPr>
      </w:pPr>
      <w:r w:rsidRPr="00C55043">
        <w:rPr>
          <w:rFonts w:ascii="Cambria" w:hAnsi="Cambria"/>
        </w:rPr>
        <w:t xml:space="preserve">Zhang, X., </w:t>
      </w:r>
      <w:proofErr w:type="spellStart"/>
      <w:r w:rsidRPr="00C55043">
        <w:rPr>
          <w:rFonts w:ascii="Cambria" w:hAnsi="Cambria"/>
        </w:rPr>
        <w:t>Carabello</w:t>
      </w:r>
      <w:proofErr w:type="spellEnd"/>
      <w:r w:rsidRPr="00C55043">
        <w:rPr>
          <w:rFonts w:ascii="Cambria" w:hAnsi="Cambria"/>
        </w:rPr>
        <w:t xml:space="preserve">, M., Hill, T., He, K., Friese, C. R., &amp; Mahajan, P. (2019). Racial and Ethnic Disparities in Emergency Department Care and Health Outcomes Among Children in the United States. </w:t>
      </w:r>
      <w:r w:rsidRPr="00C55043">
        <w:rPr>
          <w:rFonts w:ascii="Cambria" w:hAnsi="Cambria"/>
          <w:i/>
          <w:iCs/>
        </w:rPr>
        <w:t>Frontiers in Pediatrics, 7</w:t>
      </w:r>
      <w:r w:rsidRPr="00C55043">
        <w:rPr>
          <w:rFonts w:ascii="Cambria" w:hAnsi="Cambria"/>
        </w:rPr>
        <w:t xml:space="preserve">. </w:t>
      </w:r>
      <w:hyperlink r:id="rId87" w:history="1">
        <w:r w:rsidRPr="00C55043">
          <w:rPr>
            <w:rStyle w:val="Hyperlink"/>
            <w:rFonts w:ascii="Cambria" w:hAnsi="Cambria"/>
            <w:color w:val="auto"/>
            <w:u w:val="none"/>
          </w:rPr>
          <w:t>https://doi.org/10.3389/fped.2019.00525</w:t>
        </w:r>
      </w:hyperlink>
    </w:p>
    <w:p w14:paraId="56B0BA8E" w14:textId="77777777" w:rsidR="00C55043" w:rsidRDefault="00C55043" w:rsidP="00C55043">
      <w:pPr>
        <w:rPr>
          <w:rFonts w:ascii="Cambria" w:hAnsi="Cambria"/>
          <w:b/>
          <w:bCs/>
          <w:sz w:val="32"/>
          <w:szCs w:val="32"/>
        </w:rPr>
      </w:pPr>
      <w:r>
        <w:rPr>
          <w:rFonts w:ascii="Cambria" w:hAnsi="Cambria"/>
          <w:b/>
          <w:bCs/>
          <w:sz w:val="32"/>
          <w:szCs w:val="32"/>
        </w:rPr>
        <w:br w:type="page"/>
      </w:r>
    </w:p>
    <w:p w14:paraId="54F1CC3A" w14:textId="77777777" w:rsidR="00C55043" w:rsidRPr="00716BBE" w:rsidRDefault="00C55043" w:rsidP="00C55043">
      <w:pPr>
        <w:ind w:left="720" w:hanging="720"/>
        <w:jc w:val="center"/>
        <w:rPr>
          <w:rFonts w:ascii="Cambria" w:hAnsi="Cambria"/>
          <w:b/>
          <w:bCs/>
          <w:sz w:val="32"/>
          <w:szCs w:val="32"/>
        </w:rPr>
      </w:pPr>
      <w:r w:rsidRPr="00716BBE">
        <w:rPr>
          <w:rFonts w:ascii="Cambria" w:hAnsi="Cambria"/>
          <w:b/>
          <w:bCs/>
          <w:sz w:val="32"/>
          <w:szCs w:val="32"/>
        </w:rPr>
        <w:lastRenderedPageBreak/>
        <w:t>Appendix</w:t>
      </w:r>
    </w:p>
    <w:p w14:paraId="5B34A376" w14:textId="77777777" w:rsidR="00C55043" w:rsidRPr="00716BBE" w:rsidRDefault="00C55043" w:rsidP="00C55043">
      <w:pPr>
        <w:jc w:val="center"/>
        <w:rPr>
          <w:rFonts w:ascii="Cambria" w:hAnsi="Cambria"/>
          <w:b/>
          <w:bCs/>
          <w:sz w:val="32"/>
          <w:szCs w:val="32"/>
        </w:rPr>
      </w:pPr>
      <w:r w:rsidRPr="00716BBE">
        <w:rPr>
          <w:rFonts w:ascii="Cambria" w:hAnsi="Cambria"/>
          <w:b/>
          <w:bCs/>
          <w:sz w:val="32"/>
          <w:szCs w:val="32"/>
        </w:rPr>
        <w:br/>
      </w:r>
      <w:r w:rsidRPr="00716BBE">
        <w:rPr>
          <w:rFonts w:ascii="Cambria" w:hAnsi="Cambria"/>
          <w:b/>
          <w:bCs/>
        </w:rPr>
        <w:t xml:space="preserve">TABLE A-1: </w:t>
      </w:r>
      <w:r w:rsidRPr="00716BBE">
        <w:rPr>
          <w:rFonts w:ascii="Cambria" w:hAnsi="Cambria"/>
          <w:b/>
          <w:bCs/>
          <w:u w:val="single"/>
        </w:rPr>
        <w:t>Averages by State</w:t>
      </w:r>
      <w:r w:rsidRPr="00716BBE">
        <w:rPr>
          <w:rFonts w:ascii="Cambria" w:hAnsi="Cambria"/>
          <w:b/>
          <w:bCs/>
        </w:rPr>
        <w:t xml:space="preserve"> for Length of Stay, Wait Time, LWBS Rate and Hospital Rating</w:t>
      </w:r>
    </w:p>
    <w:p w14:paraId="0D6FD045" w14:textId="77777777" w:rsidR="00C55043" w:rsidRPr="00716BBE" w:rsidRDefault="00C55043" w:rsidP="00C55043">
      <w:pPr>
        <w:ind w:left="720" w:hanging="720"/>
        <w:jc w:val="center"/>
        <w:rPr>
          <w:rFonts w:ascii="Cambria" w:hAnsi="Cambria"/>
          <w:b/>
          <w:bCs/>
        </w:rPr>
      </w:pPr>
      <w:r w:rsidRPr="00716BBE">
        <w:rPr>
          <w:rFonts w:ascii="Cambria" w:hAnsi="Cambria"/>
          <w:b/>
          <w:bCs/>
          <w:noProof/>
        </w:rPr>
        <w:drawing>
          <wp:inline distT="0" distB="0" distL="0" distR="0" wp14:anchorId="7D1A6E39" wp14:editId="7A03701F">
            <wp:extent cx="5647267" cy="72961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00000" cy="7364327"/>
                    </a:xfrm>
                    <a:prstGeom prst="rect">
                      <a:avLst/>
                    </a:prstGeom>
                    <a:noFill/>
                    <a:ln>
                      <a:noFill/>
                    </a:ln>
                  </pic:spPr>
                </pic:pic>
              </a:graphicData>
            </a:graphic>
          </wp:inline>
        </w:drawing>
      </w:r>
    </w:p>
    <w:p w14:paraId="159597D9" w14:textId="77777777" w:rsidR="00C55043" w:rsidRPr="00716BBE" w:rsidRDefault="00C55043" w:rsidP="00C55043">
      <w:pPr>
        <w:jc w:val="center"/>
        <w:rPr>
          <w:rFonts w:ascii="Cambria" w:hAnsi="Cambria"/>
          <w:b/>
          <w:bCs/>
        </w:rPr>
      </w:pPr>
      <w:r w:rsidRPr="00716BBE">
        <w:rPr>
          <w:rFonts w:ascii="Cambria" w:hAnsi="Cambria"/>
          <w:b/>
          <w:bCs/>
        </w:rPr>
        <w:lastRenderedPageBreak/>
        <w:t xml:space="preserve">TABLE A-2: </w:t>
      </w:r>
      <w:r w:rsidRPr="00716BBE">
        <w:rPr>
          <w:rFonts w:ascii="Cambria" w:hAnsi="Cambria"/>
          <w:b/>
          <w:bCs/>
          <w:u w:val="single"/>
        </w:rPr>
        <w:t>Correlation Coefficients</w:t>
      </w:r>
      <w:r w:rsidRPr="00716BBE">
        <w:rPr>
          <w:rFonts w:ascii="Cambria" w:hAnsi="Cambria"/>
          <w:b/>
          <w:bCs/>
        </w:rPr>
        <w:t xml:space="preserve"> for all Pairwise Combinations of Continuous Variables</w:t>
      </w:r>
    </w:p>
    <w:p w14:paraId="26EF1CD3" w14:textId="77777777" w:rsidR="00C55043" w:rsidRPr="00716BBE" w:rsidRDefault="00C55043" w:rsidP="00C55043">
      <w:pPr>
        <w:jc w:val="center"/>
        <w:rPr>
          <w:rFonts w:ascii="Cambria" w:hAnsi="Cambria"/>
          <w:b/>
          <w:bCs/>
        </w:rPr>
      </w:pPr>
      <w:r w:rsidRPr="00716BBE">
        <w:rPr>
          <w:rFonts w:ascii="Cambria" w:hAnsi="Cambria"/>
          <w:b/>
          <w:bCs/>
          <w:noProof/>
        </w:rPr>
        <w:drawing>
          <wp:inline distT="0" distB="0" distL="0" distR="0" wp14:anchorId="70F1595C" wp14:editId="75FE0140">
            <wp:extent cx="1185333" cy="245588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96440" cy="2478897"/>
                    </a:xfrm>
                    <a:prstGeom prst="rect">
                      <a:avLst/>
                    </a:prstGeom>
                    <a:noFill/>
                    <a:ln>
                      <a:noFill/>
                    </a:ln>
                  </pic:spPr>
                </pic:pic>
              </a:graphicData>
            </a:graphic>
          </wp:inline>
        </w:drawing>
      </w:r>
      <w:r w:rsidRPr="00716BBE">
        <w:rPr>
          <w:rFonts w:ascii="Cambria" w:hAnsi="Cambria"/>
          <w:b/>
          <w:bCs/>
          <w:noProof/>
        </w:rPr>
        <w:drawing>
          <wp:inline distT="0" distB="0" distL="0" distR="0" wp14:anchorId="2C82E492" wp14:editId="3487734E">
            <wp:extent cx="3488267" cy="24574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14470" cy="2475944"/>
                    </a:xfrm>
                    <a:prstGeom prst="rect">
                      <a:avLst/>
                    </a:prstGeom>
                    <a:noFill/>
                    <a:ln>
                      <a:noFill/>
                    </a:ln>
                  </pic:spPr>
                </pic:pic>
              </a:graphicData>
            </a:graphic>
          </wp:inline>
        </w:drawing>
      </w:r>
    </w:p>
    <w:p w14:paraId="3E319EF2" w14:textId="77777777" w:rsidR="00C55043" w:rsidRPr="00716BBE" w:rsidRDefault="00C55043" w:rsidP="00C55043">
      <w:pPr>
        <w:jc w:val="center"/>
        <w:rPr>
          <w:rFonts w:ascii="Cambria" w:hAnsi="Cambria"/>
          <w:b/>
          <w:bCs/>
        </w:rPr>
      </w:pPr>
      <w:r w:rsidRPr="00716BBE">
        <w:rPr>
          <w:rFonts w:ascii="Cambria" w:hAnsi="Cambria"/>
          <w:noProof/>
        </w:rPr>
        <w:drawing>
          <wp:inline distT="0" distB="0" distL="0" distR="0" wp14:anchorId="4B5F4F00" wp14:editId="2266A0C6">
            <wp:extent cx="1194119" cy="251052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94119" cy="2510527"/>
                    </a:xfrm>
                    <a:prstGeom prst="rect">
                      <a:avLst/>
                    </a:prstGeom>
                  </pic:spPr>
                </pic:pic>
              </a:graphicData>
            </a:graphic>
          </wp:inline>
        </w:drawing>
      </w:r>
      <w:r w:rsidRPr="00716BBE">
        <w:rPr>
          <w:rFonts w:ascii="Cambria" w:hAnsi="Cambria"/>
          <w:b/>
          <w:bCs/>
          <w:noProof/>
        </w:rPr>
        <w:drawing>
          <wp:inline distT="0" distB="0" distL="0" distR="0" wp14:anchorId="56328360" wp14:editId="6AE6E399">
            <wp:extent cx="3731156" cy="2506134"/>
            <wp:effectExtent l="0" t="0" r="317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45668" cy="2515882"/>
                    </a:xfrm>
                    <a:prstGeom prst="rect">
                      <a:avLst/>
                    </a:prstGeom>
                    <a:noFill/>
                    <a:ln>
                      <a:noFill/>
                    </a:ln>
                  </pic:spPr>
                </pic:pic>
              </a:graphicData>
            </a:graphic>
          </wp:inline>
        </w:drawing>
      </w:r>
    </w:p>
    <w:p w14:paraId="10AB9105" w14:textId="77777777" w:rsidR="00C55043" w:rsidRPr="00716BBE" w:rsidRDefault="00C55043" w:rsidP="00C55043">
      <w:pPr>
        <w:jc w:val="center"/>
        <w:rPr>
          <w:rFonts w:ascii="Cambria" w:hAnsi="Cambria"/>
          <w:b/>
          <w:bCs/>
        </w:rPr>
      </w:pPr>
      <w:r w:rsidRPr="00716BBE">
        <w:rPr>
          <w:rFonts w:ascii="Cambria" w:hAnsi="Cambria"/>
          <w:noProof/>
        </w:rPr>
        <w:drawing>
          <wp:inline distT="0" distB="0" distL="0" distR="0" wp14:anchorId="36B649BC" wp14:editId="0A379388">
            <wp:extent cx="1223629" cy="2572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59868" cy="2648755"/>
                    </a:xfrm>
                    <a:prstGeom prst="rect">
                      <a:avLst/>
                    </a:prstGeom>
                  </pic:spPr>
                </pic:pic>
              </a:graphicData>
            </a:graphic>
          </wp:inline>
        </w:drawing>
      </w:r>
      <w:r w:rsidRPr="00716BBE">
        <w:rPr>
          <w:rFonts w:ascii="Cambria" w:hAnsi="Cambria"/>
          <w:b/>
          <w:bCs/>
          <w:noProof/>
        </w:rPr>
        <w:drawing>
          <wp:inline distT="0" distB="0" distL="0" distR="0" wp14:anchorId="112380E8" wp14:editId="1A14F61C">
            <wp:extent cx="3421454" cy="25781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23861" cy="2579914"/>
                    </a:xfrm>
                    <a:prstGeom prst="rect">
                      <a:avLst/>
                    </a:prstGeom>
                    <a:noFill/>
                    <a:ln>
                      <a:noFill/>
                    </a:ln>
                  </pic:spPr>
                </pic:pic>
              </a:graphicData>
            </a:graphic>
          </wp:inline>
        </w:drawing>
      </w:r>
    </w:p>
    <w:p w14:paraId="20E71DE6" w14:textId="77777777" w:rsidR="00C55043" w:rsidRPr="00716BBE" w:rsidRDefault="00C55043" w:rsidP="00C55043">
      <w:pPr>
        <w:rPr>
          <w:rFonts w:ascii="Cambria" w:hAnsi="Cambria"/>
          <w:b/>
          <w:bCs/>
        </w:rPr>
      </w:pPr>
      <w:r w:rsidRPr="00716BBE">
        <w:rPr>
          <w:rFonts w:ascii="Cambria" w:hAnsi="Cambria"/>
          <w:b/>
          <w:bCs/>
        </w:rPr>
        <w:lastRenderedPageBreak/>
        <w:t xml:space="preserve">FIGURES A-1 to A-5: </w:t>
      </w:r>
      <w:r w:rsidRPr="00716BBE">
        <w:rPr>
          <w:rFonts w:ascii="Cambria" w:hAnsi="Cambria"/>
          <w:b/>
          <w:bCs/>
          <w:u w:val="single"/>
        </w:rPr>
        <w:t>Charts of Missing Data Rates</w:t>
      </w:r>
      <w:r w:rsidRPr="00716BBE">
        <w:rPr>
          <w:rFonts w:ascii="Cambria" w:hAnsi="Cambria"/>
          <w:b/>
          <w:bCs/>
        </w:rPr>
        <w:t xml:space="preserve"> by Race/Ethnicity and by Hospital Size/Location</w:t>
      </w:r>
    </w:p>
    <w:p w14:paraId="5D72B30E" w14:textId="77777777" w:rsidR="00C55043" w:rsidRPr="00716BBE" w:rsidRDefault="00C55043" w:rsidP="00C55043">
      <w:pPr>
        <w:rPr>
          <w:rFonts w:ascii="Cambria" w:hAnsi="Cambria"/>
          <w:b/>
          <w:bCs/>
        </w:rPr>
      </w:pPr>
    </w:p>
    <w:p w14:paraId="144C0A43" w14:textId="77777777" w:rsidR="00C55043" w:rsidRPr="00716BBE" w:rsidRDefault="00C55043" w:rsidP="00C55043">
      <w:pPr>
        <w:rPr>
          <w:rFonts w:ascii="Cambria" w:hAnsi="Cambria"/>
          <w:b/>
          <w:bCs/>
        </w:rPr>
      </w:pPr>
      <w:r w:rsidRPr="00716BBE">
        <w:rPr>
          <w:rFonts w:ascii="Cambria" w:hAnsi="Cambria"/>
          <w:b/>
          <w:bCs/>
          <w:noProof/>
        </w:rPr>
        <w:drawing>
          <wp:inline distT="0" distB="0" distL="0" distR="0" wp14:anchorId="313261FF" wp14:editId="74E63499">
            <wp:extent cx="2954867" cy="29548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62375" cy="2962375"/>
                    </a:xfrm>
                    <a:prstGeom prst="rect">
                      <a:avLst/>
                    </a:prstGeom>
                    <a:noFill/>
                    <a:ln>
                      <a:noFill/>
                    </a:ln>
                  </pic:spPr>
                </pic:pic>
              </a:graphicData>
            </a:graphic>
          </wp:inline>
        </w:drawing>
      </w:r>
      <w:r w:rsidRPr="00716BBE">
        <w:rPr>
          <w:rFonts w:ascii="Cambria" w:hAnsi="Cambria"/>
          <w:b/>
          <w:bCs/>
          <w:noProof/>
        </w:rPr>
        <w:drawing>
          <wp:inline distT="0" distB="0" distL="0" distR="0" wp14:anchorId="3E7CBDEE" wp14:editId="528F201D">
            <wp:extent cx="2946400" cy="29464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75624" cy="2975624"/>
                    </a:xfrm>
                    <a:prstGeom prst="rect">
                      <a:avLst/>
                    </a:prstGeom>
                    <a:noFill/>
                    <a:ln>
                      <a:noFill/>
                    </a:ln>
                  </pic:spPr>
                </pic:pic>
              </a:graphicData>
            </a:graphic>
          </wp:inline>
        </w:drawing>
      </w:r>
    </w:p>
    <w:p w14:paraId="44326E94" w14:textId="77777777" w:rsidR="00C55043" w:rsidRPr="00716BBE" w:rsidRDefault="00C55043" w:rsidP="00C55043">
      <w:pPr>
        <w:jc w:val="center"/>
        <w:rPr>
          <w:rFonts w:ascii="Cambria" w:hAnsi="Cambria"/>
          <w:i/>
          <w:iCs/>
          <w:u w:val="single"/>
        </w:rPr>
      </w:pPr>
      <w:r w:rsidRPr="00716BBE">
        <w:rPr>
          <w:rFonts w:ascii="Cambria" w:hAnsi="Cambria"/>
        </w:rPr>
        <w:t xml:space="preserve">FIGURE A-1: Rates of Missing Data for </w:t>
      </w:r>
      <w:r w:rsidRPr="00716BBE">
        <w:rPr>
          <w:rFonts w:ascii="Cambria" w:hAnsi="Cambria"/>
          <w:i/>
          <w:iCs/>
          <w:u w:val="single"/>
        </w:rPr>
        <w:t>AdmitLOS</w:t>
      </w:r>
    </w:p>
    <w:p w14:paraId="5DC8ED1E" w14:textId="77777777" w:rsidR="00C55043" w:rsidRPr="00716BBE" w:rsidRDefault="00C55043" w:rsidP="00C55043">
      <w:pPr>
        <w:jc w:val="center"/>
        <w:rPr>
          <w:rFonts w:ascii="Cambria" w:hAnsi="Cambria"/>
          <w:b/>
          <w:bCs/>
          <w:i/>
          <w:iCs/>
        </w:rPr>
      </w:pPr>
    </w:p>
    <w:p w14:paraId="003D9170" w14:textId="77777777" w:rsidR="00C55043" w:rsidRPr="00716BBE" w:rsidRDefault="00C55043" w:rsidP="00C55043">
      <w:pPr>
        <w:rPr>
          <w:rFonts w:ascii="Cambria" w:hAnsi="Cambria"/>
          <w:b/>
          <w:bCs/>
        </w:rPr>
      </w:pPr>
      <w:r w:rsidRPr="00716BBE">
        <w:rPr>
          <w:rFonts w:ascii="Cambria" w:hAnsi="Cambria"/>
          <w:b/>
          <w:bCs/>
          <w:noProof/>
        </w:rPr>
        <w:drawing>
          <wp:inline distT="0" distB="0" distL="0" distR="0" wp14:anchorId="57CFCB68" wp14:editId="59BB2A93">
            <wp:extent cx="2954867" cy="29548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69884" cy="2969884"/>
                    </a:xfrm>
                    <a:prstGeom prst="rect">
                      <a:avLst/>
                    </a:prstGeom>
                    <a:noFill/>
                    <a:ln>
                      <a:noFill/>
                    </a:ln>
                  </pic:spPr>
                </pic:pic>
              </a:graphicData>
            </a:graphic>
          </wp:inline>
        </w:drawing>
      </w:r>
      <w:r w:rsidRPr="00716BBE">
        <w:rPr>
          <w:rFonts w:ascii="Cambria" w:hAnsi="Cambria"/>
          <w:b/>
          <w:bCs/>
          <w:noProof/>
        </w:rPr>
        <w:drawing>
          <wp:inline distT="0" distB="0" distL="0" distR="0" wp14:anchorId="7C5D226A" wp14:editId="1BFE349F">
            <wp:extent cx="2980055" cy="29800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97738" cy="2997738"/>
                    </a:xfrm>
                    <a:prstGeom prst="rect">
                      <a:avLst/>
                    </a:prstGeom>
                    <a:noFill/>
                    <a:ln>
                      <a:noFill/>
                    </a:ln>
                  </pic:spPr>
                </pic:pic>
              </a:graphicData>
            </a:graphic>
          </wp:inline>
        </w:drawing>
      </w:r>
    </w:p>
    <w:p w14:paraId="55011AA0" w14:textId="77777777" w:rsidR="00C55043" w:rsidRPr="00716BBE" w:rsidRDefault="00C55043" w:rsidP="00C55043">
      <w:pPr>
        <w:jc w:val="center"/>
        <w:rPr>
          <w:rFonts w:ascii="Cambria" w:hAnsi="Cambria"/>
        </w:rPr>
      </w:pPr>
      <w:r w:rsidRPr="00716BBE">
        <w:rPr>
          <w:rFonts w:ascii="Cambria" w:hAnsi="Cambria"/>
        </w:rPr>
        <w:t xml:space="preserve">FIGURE A-2: Rates of Missing Data for </w:t>
      </w:r>
      <w:r w:rsidRPr="00716BBE">
        <w:rPr>
          <w:rFonts w:ascii="Cambria" w:hAnsi="Cambria"/>
          <w:i/>
          <w:iCs/>
          <w:u w:val="single"/>
        </w:rPr>
        <w:t>WaitForBed</w:t>
      </w:r>
    </w:p>
    <w:p w14:paraId="26675B06" w14:textId="77777777" w:rsidR="00C55043" w:rsidRPr="00716BBE" w:rsidRDefault="00C55043" w:rsidP="00C55043">
      <w:pPr>
        <w:jc w:val="center"/>
        <w:rPr>
          <w:rFonts w:ascii="Cambria" w:hAnsi="Cambria"/>
          <w:b/>
          <w:bCs/>
        </w:rPr>
      </w:pPr>
    </w:p>
    <w:p w14:paraId="661BB072" w14:textId="77777777" w:rsidR="00C55043" w:rsidRPr="00716BBE" w:rsidRDefault="00C55043" w:rsidP="00C55043">
      <w:pPr>
        <w:rPr>
          <w:rFonts w:ascii="Cambria" w:hAnsi="Cambria"/>
          <w:b/>
          <w:bCs/>
        </w:rPr>
      </w:pPr>
      <w:r w:rsidRPr="00716BBE">
        <w:rPr>
          <w:rFonts w:ascii="Cambria" w:hAnsi="Cambria"/>
          <w:b/>
          <w:bCs/>
          <w:noProof/>
        </w:rPr>
        <w:lastRenderedPageBreak/>
        <w:drawing>
          <wp:inline distT="0" distB="0" distL="0" distR="0" wp14:anchorId="023571D6" wp14:editId="575CC973">
            <wp:extent cx="2971800" cy="2971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93276" cy="2993276"/>
                    </a:xfrm>
                    <a:prstGeom prst="rect">
                      <a:avLst/>
                    </a:prstGeom>
                    <a:noFill/>
                    <a:ln>
                      <a:noFill/>
                    </a:ln>
                  </pic:spPr>
                </pic:pic>
              </a:graphicData>
            </a:graphic>
          </wp:inline>
        </w:drawing>
      </w:r>
      <w:r w:rsidRPr="00716BBE">
        <w:rPr>
          <w:rFonts w:ascii="Cambria" w:hAnsi="Cambria"/>
          <w:b/>
          <w:bCs/>
          <w:noProof/>
        </w:rPr>
        <w:drawing>
          <wp:inline distT="0" distB="0" distL="0" distR="0" wp14:anchorId="1DA92F27" wp14:editId="7E82A4A2">
            <wp:extent cx="2963333" cy="2963333"/>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71023" cy="2971023"/>
                    </a:xfrm>
                    <a:prstGeom prst="rect">
                      <a:avLst/>
                    </a:prstGeom>
                    <a:noFill/>
                    <a:ln>
                      <a:noFill/>
                    </a:ln>
                  </pic:spPr>
                </pic:pic>
              </a:graphicData>
            </a:graphic>
          </wp:inline>
        </w:drawing>
      </w:r>
    </w:p>
    <w:p w14:paraId="4F4CF941" w14:textId="77777777" w:rsidR="00C55043" w:rsidRPr="00716BBE" w:rsidRDefault="00C55043" w:rsidP="00C55043">
      <w:pPr>
        <w:jc w:val="center"/>
        <w:rPr>
          <w:rFonts w:ascii="Cambria" w:hAnsi="Cambria"/>
        </w:rPr>
      </w:pPr>
      <w:r w:rsidRPr="00716BBE">
        <w:rPr>
          <w:rFonts w:ascii="Cambria" w:hAnsi="Cambria"/>
        </w:rPr>
        <w:t xml:space="preserve">FIGURE A-3: Rates of Missing Data for </w:t>
      </w:r>
      <w:r w:rsidRPr="00716BBE">
        <w:rPr>
          <w:rFonts w:ascii="Cambria" w:hAnsi="Cambria"/>
          <w:i/>
          <w:iCs/>
          <w:u w:val="single"/>
        </w:rPr>
        <w:t>NonAdmitLOS</w:t>
      </w:r>
    </w:p>
    <w:p w14:paraId="57030568" w14:textId="77777777" w:rsidR="00C55043" w:rsidRPr="00716BBE" w:rsidRDefault="00C55043" w:rsidP="00C55043">
      <w:pPr>
        <w:rPr>
          <w:rFonts w:ascii="Cambria" w:hAnsi="Cambria"/>
          <w:b/>
          <w:bCs/>
        </w:rPr>
      </w:pPr>
    </w:p>
    <w:p w14:paraId="29F35BF9" w14:textId="77777777" w:rsidR="00C55043" w:rsidRPr="00716BBE" w:rsidRDefault="00C55043" w:rsidP="00C55043">
      <w:pPr>
        <w:rPr>
          <w:rFonts w:ascii="Cambria" w:hAnsi="Cambria"/>
          <w:b/>
          <w:bCs/>
        </w:rPr>
      </w:pPr>
    </w:p>
    <w:p w14:paraId="781C163A" w14:textId="77777777" w:rsidR="00C55043" w:rsidRPr="00716BBE" w:rsidRDefault="00C55043" w:rsidP="00C55043">
      <w:pPr>
        <w:rPr>
          <w:rFonts w:ascii="Cambria" w:hAnsi="Cambria"/>
          <w:b/>
          <w:bCs/>
        </w:rPr>
      </w:pPr>
      <w:r w:rsidRPr="00716BBE">
        <w:rPr>
          <w:rFonts w:ascii="Cambria" w:hAnsi="Cambria"/>
          <w:b/>
          <w:bCs/>
          <w:noProof/>
        </w:rPr>
        <w:drawing>
          <wp:inline distT="0" distB="0" distL="0" distR="0" wp14:anchorId="74F2E744" wp14:editId="259F04D4">
            <wp:extent cx="2971800" cy="2971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82485" cy="2982485"/>
                    </a:xfrm>
                    <a:prstGeom prst="rect">
                      <a:avLst/>
                    </a:prstGeom>
                    <a:noFill/>
                    <a:ln>
                      <a:noFill/>
                    </a:ln>
                  </pic:spPr>
                </pic:pic>
              </a:graphicData>
            </a:graphic>
          </wp:inline>
        </w:drawing>
      </w:r>
      <w:r w:rsidRPr="00716BBE">
        <w:rPr>
          <w:rFonts w:ascii="Cambria" w:hAnsi="Cambria"/>
          <w:b/>
          <w:bCs/>
          <w:noProof/>
        </w:rPr>
        <w:drawing>
          <wp:inline distT="0" distB="0" distL="0" distR="0" wp14:anchorId="60890CDC" wp14:editId="04BF3795">
            <wp:extent cx="2963333" cy="2963333"/>
            <wp:effectExtent l="0" t="0" r="889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79402" cy="2979402"/>
                    </a:xfrm>
                    <a:prstGeom prst="rect">
                      <a:avLst/>
                    </a:prstGeom>
                    <a:noFill/>
                    <a:ln>
                      <a:noFill/>
                    </a:ln>
                  </pic:spPr>
                </pic:pic>
              </a:graphicData>
            </a:graphic>
          </wp:inline>
        </w:drawing>
      </w:r>
    </w:p>
    <w:p w14:paraId="688DA6CE" w14:textId="77777777" w:rsidR="00C55043" w:rsidRPr="00716BBE" w:rsidRDefault="00C55043" w:rsidP="00C55043">
      <w:pPr>
        <w:jc w:val="center"/>
        <w:rPr>
          <w:rFonts w:ascii="Cambria" w:hAnsi="Cambria"/>
        </w:rPr>
      </w:pPr>
      <w:r w:rsidRPr="00716BBE">
        <w:rPr>
          <w:rFonts w:ascii="Cambria" w:hAnsi="Cambria"/>
        </w:rPr>
        <w:t xml:space="preserve">FIGURE A-4: Rates of Missing Data for </w:t>
      </w:r>
      <w:r w:rsidRPr="00716BBE">
        <w:rPr>
          <w:rFonts w:ascii="Cambria" w:hAnsi="Cambria"/>
          <w:i/>
          <w:iCs/>
          <w:u w:val="single"/>
        </w:rPr>
        <w:t>MHLOS</w:t>
      </w:r>
    </w:p>
    <w:p w14:paraId="1D4510DE" w14:textId="77777777" w:rsidR="00C55043" w:rsidRPr="00716BBE" w:rsidRDefault="00C55043" w:rsidP="00C55043">
      <w:pPr>
        <w:rPr>
          <w:rFonts w:ascii="Cambria" w:hAnsi="Cambria"/>
          <w:b/>
          <w:bCs/>
        </w:rPr>
      </w:pPr>
    </w:p>
    <w:p w14:paraId="7DA4DAEE" w14:textId="77777777" w:rsidR="00C55043" w:rsidRPr="00716BBE" w:rsidRDefault="00C55043" w:rsidP="00C55043">
      <w:pPr>
        <w:rPr>
          <w:rFonts w:ascii="Cambria" w:hAnsi="Cambria"/>
          <w:b/>
          <w:bCs/>
        </w:rPr>
      </w:pPr>
      <w:r w:rsidRPr="00716BBE">
        <w:rPr>
          <w:rFonts w:ascii="Cambria" w:hAnsi="Cambria"/>
          <w:b/>
          <w:bCs/>
          <w:noProof/>
        </w:rPr>
        <w:lastRenderedPageBreak/>
        <w:drawing>
          <wp:inline distT="0" distB="0" distL="0" distR="0" wp14:anchorId="36C3F292" wp14:editId="163DA1A9">
            <wp:extent cx="2954867" cy="29548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78730" cy="2978730"/>
                    </a:xfrm>
                    <a:prstGeom prst="rect">
                      <a:avLst/>
                    </a:prstGeom>
                    <a:noFill/>
                    <a:ln>
                      <a:noFill/>
                    </a:ln>
                  </pic:spPr>
                </pic:pic>
              </a:graphicData>
            </a:graphic>
          </wp:inline>
        </w:drawing>
      </w:r>
      <w:r w:rsidRPr="00716BBE">
        <w:rPr>
          <w:rFonts w:ascii="Cambria" w:hAnsi="Cambria"/>
          <w:b/>
          <w:bCs/>
          <w:noProof/>
        </w:rPr>
        <w:drawing>
          <wp:inline distT="0" distB="0" distL="0" distR="0" wp14:anchorId="556F82F8" wp14:editId="3200553D">
            <wp:extent cx="2946400" cy="29464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67846" cy="2967846"/>
                    </a:xfrm>
                    <a:prstGeom prst="rect">
                      <a:avLst/>
                    </a:prstGeom>
                    <a:noFill/>
                    <a:ln>
                      <a:noFill/>
                    </a:ln>
                  </pic:spPr>
                </pic:pic>
              </a:graphicData>
            </a:graphic>
          </wp:inline>
        </w:drawing>
      </w:r>
    </w:p>
    <w:p w14:paraId="386FC4D6" w14:textId="77777777" w:rsidR="00C55043" w:rsidRPr="00716BBE" w:rsidRDefault="00C55043" w:rsidP="00C55043">
      <w:pPr>
        <w:jc w:val="center"/>
        <w:rPr>
          <w:rFonts w:ascii="Cambria" w:hAnsi="Cambria"/>
        </w:rPr>
      </w:pPr>
      <w:r w:rsidRPr="00716BBE">
        <w:rPr>
          <w:rFonts w:ascii="Cambria" w:hAnsi="Cambria"/>
        </w:rPr>
        <w:t xml:space="preserve">FIGURE A-5: Rates of Missing Data for </w:t>
      </w:r>
      <w:r w:rsidRPr="00716BBE">
        <w:rPr>
          <w:rFonts w:ascii="Cambria" w:hAnsi="Cambria"/>
          <w:i/>
          <w:iCs/>
          <w:u w:val="single"/>
        </w:rPr>
        <w:t>LWBSrate</w:t>
      </w:r>
    </w:p>
    <w:p w14:paraId="32DF20A2" w14:textId="77777777" w:rsidR="00C55043" w:rsidRPr="00716BBE" w:rsidRDefault="00C55043" w:rsidP="00C55043">
      <w:pPr>
        <w:rPr>
          <w:rFonts w:ascii="Cambria" w:hAnsi="Cambria"/>
          <w:b/>
          <w:bCs/>
        </w:rPr>
      </w:pPr>
    </w:p>
    <w:p w14:paraId="34F3A6FE" w14:textId="77777777" w:rsidR="00C55043" w:rsidRDefault="00C55043" w:rsidP="00C55043">
      <w:pPr>
        <w:rPr>
          <w:rFonts w:ascii="Cambria" w:hAnsi="Cambria"/>
          <w:b/>
          <w:bCs/>
        </w:rPr>
      </w:pPr>
      <w:r>
        <w:rPr>
          <w:rFonts w:ascii="Cambria" w:hAnsi="Cambria"/>
          <w:b/>
          <w:bCs/>
        </w:rPr>
        <w:br w:type="page"/>
      </w:r>
    </w:p>
    <w:p w14:paraId="025A2456" w14:textId="77777777" w:rsidR="00C55043" w:rsidRDefault="00C55043" w:rsidP="00C55043">
      <w:pPr>
        <w:rPr>
          <w:rFonts w:ascii="Cambria" w:hAnsi="Cambria"/>
          <w:b/>
          <w:bCs/>
        </w:rPr>
      </w:pPr>
      <w:r>
        <w:rPr>
          <w:rFonts w:ascii="Cambria" w:hAnsi="Cambria"/>
          <w:b/>
          <w:bCs/>
        </w:rPr>
        <w:lastRenderedPageBreak/>
        <w:t xml:space="preserve">FIGURES A-6 to A-8: </w:t>
      </w:r>
      <w:r w:rsidRPr="00716BBE">
        <w:rPr>
          <w:rFonts w:ascii="Cambria" w:hAnsi="Cambria"/>
          <w:b/>
          <w:bCs/>
          <w:u w:val="single"/>
        </w:rPr>
        <w:t>Model Diagnostic Plots</w:t>
      </w:r>
    </w:p>
    <w:p w14:paraId="5730A459" w14:textId="77777777" w:rsidR="00C55043" w:rsidRPr="00716BBE" w:rsidRDefault="00C55043" w:rsidP="00C55043">
      <w:pPr>
        <w:jc w:val="center"/>
        <w:rPr>
          <w:rFonts w:ascii="Cambria" w:hAnsi="Cambria"/>
          <w:b/>
          <w:bCs/>
        </w:rPr>
      </w:pPr>
    </w:p>
    <w:p w14:paraId="001DD184" w14:textId="77777777" w:rsidR="00C55043" w:rsidRPr="00716BBE" w:rsidRDefault="00C55043" w:rsidP="00C55043">
      <w:pPr>
        <w:spacing w:line="240" w:lineRule="auto"/>
        <w:jc w:val="center"/>
        <w:rPr>
          <w:rFonts w:ascii="Cambria" w:hAnsi="Cambria"/>
        </w:rPr>
      </w:pPr>
      <w:r w:rsidRPr="00716BBE">
        <w:rPr>
          <w:rFonts w:ascii="Cambria" w:hAnsi="Cambria"/>
          <w:noProof/>
        </w:rPr>
        <w:drawing>
          <wp:inline distT="0" distB="0" distL="0" distR="0" wp14:anchorId="51D2C346" wp14:editId="1D9A4486">
            <wp:extent cx="1972733" cy="1972733"/>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986906" cy="1986906"/>
                    </a:xfrm>
                    <a:prstGeom prst="rect">
                      <a:avLst/>
                    </a:prstGeom>
                    <a:noFill/>
                    <a:ln>
                      <a:noFill/>
                    </a:ln>
                  </pic:spPr>
                </pic:pic>
              </a:graphicData>
            </a:graphic>
          </wp:inline>
        </w:drawing>
      </w:r>
      <w:r w:rsidRPr="00716BBE">
        <w:rPr>
          <w:rFonts w:ascii="Cambria" w:hAnsi="Cambria"/>
          <w:noProof/>
        </w:rPr>
        <w:drawing>
          <wp:inline distT="0" distB="0" distL="0" distR="0" wp14:anchorId="42439854" wp14:editId="3637AB94">
            <wp:extent cx="1964266" cy="196426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981263" cy="1981263"/>
                    </a:xfrm>
                    <a:prstGeom prst="rect">
                      <a:avLst/>
                    </a:prstGeom>
                    <a:noFill/>
                    <a:ln>
                      <a:noFill/>
                    </a:ln>
                  </pic:spPr>
                </pic:pic>
              </a:graphicData>
            </a:graphic>
          </wp:inline>
        </w:drawing>
      </w:r>
      <w:r w:rsidRPr="00716BBE">
        <w:rPr>
          <w:rFonts w:ascii="Cambria" w:hAnsi="Cambria"/>
          <w:noProof/>
        </w:rPr>
        <w:drawing>
          <wp:inline distT="0" distB="0" distL="0" distR="0" wp14:anchorId="10BE172C" wp14:editId="678BB49F">
            <wp:extent cx="1955377" cy="1955377"/>
            <wp:effectExtent l="0" t="0" r="698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971166" cy="1971166"/>
                    </a:xfrm>
                    <a:prstGeom prst="rect">
                      <a:avLst/>
                    </a:prstGeom>
                    <a:noFill/>
                    <a:ln>
                      <a:noFill/>
                    </a:ln>
                  </pic:spPr>
                </pic:pic>
              </a:graphicData>
            </a:graphic>
          </wp:inline>
        </w:drawing>
      </w:r>
      <w:r w:rsidRPr="00716BBE">
        <w:rPr>
          <w:rFonts w:ascii="Cambria" w:hAnsi="Cambria"/>
          <w:noProof/>
        </w:rPr>
        <w:drawing>
          <wp:inline distT="0" distB="0" distL="0" distR="0" wp14:anchorId="759D1618" wp14:editId="26658ADC">
            <wp:extent cx="1998133" cy="1998133"/>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15266" cy="2015266"/>
                    </a:xfrm>
                    <a:prstGeom prst="rect">
                      <a:avLst/>
                    </a:prstGeom>
                    <a:noFill/>
                    <a:ln>
                      <a:noFill/>
                    </a:ln>
                  </pic:spPr>
                </pic:pic>
              </a:graphicData>
            </a:graphic>
          </wp:inline>
        </w:drawing>
      </w:r>
      <w:r w:rsidRPr="00716BBE">
        <w:rPr>
          <w:rFonts w:ascii="Cambria" w:hAnsi="Cambria"/>
          <w:noProof/>
        </w:rPr>
        <w:drawing>
          <wp:inline distT="0" distB="0" distL="0" distR="0" wp14:anchorId="208CE261" wp14:editId="57D56F84">
            <wp:extent cx="1972733" cy="1972733"/>
            <wp:effectExtent l="0" t="0" r="889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92391" cy="1992391"/>
                    </a:xfrm>
                    <a:prstGeom prst="rect">
                      <a:avLst/>
                    </a:prstGeom>
                    <a:noFill/>
                    <a:ln>
                      <a:noFill/>
                    </a:ln>
                  </pic:spPr>
                </pic:pic>
              </a:graphicData>
            </a:graphic>
          </wp:inline>
        </w:drawing>
      </w:r>
      <w:r>
        <w:rPr>
          <w:rFonts w:ascii="Cambria" w:hAnsi="Cambria"/>
        </w:rPr>
        <w:br/>
      </w:r>
    </w:p>
    <w:p w14:paraId="12FB5DA4" w14:textId="77777777" w:rsidR="00C55043" w:rsidRPr="00716BBE" w:rsidRDefault="00C55043" w:rsidP="00C55043">
      <w:pPr>
        <w:spacing w:after="0" w:line="240" w:lineRule="auto"/>
        <w:jc w:val="center"/>
        <w:rPr>
          <w:rFonts w:ascii="Cambria" w:hAnsi="Cambria"/>
        </w:rPr>
      </w:pPr>
      <w:r w:rsidRPr="00716BBE">
        <w:rPr>
          <w:rFonts w:ascii="Cambria" w:hAnsi="Cambria"/>
        </w:rPr>
        <w:t>FIGURE A-</w:t>
      </w:r>
      <w:r>
        <w:rPr>
          <w:rFonts w:ascii="Cambria" w:hAnsi="Cambria"/>
        </w:rPr>
        <w:t>6</w:t>
      </w:r>
      <w:r w:rsidRPr="00716BBE">
        <w:rPr>
          <w:rFonts w:ascii="Cambria" w:hAnsi="Cambria"/>
        </w:rPr>
        <w:t>: Residuals vs Fitted Values Plots</w:t>
      </w:r>
    </w:p>
    <w:p w14:paraId="50442842" w14:textId="77777777" w:rsidR="00C55043" w:rsidRPr="00716BBE" w:rsidRDefault="00C55043" w:rsidP="00C55043">
      <w:pPr>
        <w:rPr>
          <w:rFonts w:ascii="Cambria" w:hAnsi="Cambria"/>
          <w:noProof/>
        </w:rPr>
      </w:pPr>
    </w:p>
    <w:p w14:paraId="61C93F5A" w14:textId="77777777" w:rsidR="00C55043" w:rsidRPr="00716BBE" w:rsidRDefault="00C55043" w:rsidP="00C55043">
      <w:pPr>
        <w:spacing w:after="0" w:line="240" w:lineRule="auto"/>
        <w:jc w:val="center"/>
        <w:rPr>
          <w:rFonts w:ascii="Cambria" w:hAnsi="Cambria"/>
        </w:rPr>
      </w:pPr>
    </w:p>
    <w:p w14:paraId="009047C6" w14:textId="77777777" w:rsidR="00C55043" w:rsidRDefault="00C55043" w:rsidP="00C55043">
      <w:pPr>
        <w:rPr>
          <w:rFonts w:ascii="Cambria" w:hAnsi="Cambria"/>
          <w:noProof/>
        </w:rPr>
      </w:pPr>
      <w:r>
        <w:rPr>
          <w:rFonts w:ascii="Cambria" w:hAnsi="Cambria"/>
          <w:noProof/>
        </w:rPr>
        <w:br w:type="page"/>
      </w:r>
    </w:p>
    <w:p w14:paraId="3A1E35DF" w14:textId="77777777" w:rsidR="00C55043" w:rsidRPr="00716BBE" w:rsidRDefault="00C55043" w:rsidP="00C55043">
      <w:pPr>
        <w:spacing w:line="240" w:lineRule="auto"/>
        <w:jc w:val="center"/>
        <w:rPr>
          <w:rFonts w:ascii="Cambria" w:hAnsi="Cambria"/>
          <w:noProof/>
        </w:rPr>
      </w:pPr>
      <w:r w:rsidRPr="00716BBE">
        <w:rPr>
          <w:rFonts w:ascii="Cambria" w:hAnsi="Cambria"/>
          <w:noProof/>
        </w:rPr>
        <w:lastRenderedPageBreak/>
        <w:drawing>
          <wp:inline distT="0" distB="0" distL="0" distR="0" wp14:anchorId="3223F159" wp14:editId="27EEA75E">
            <wp:extent cx="1972310" cy="1972310"/>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99564" cy="1999564"/>
                    </a:xfrm>
                    <a:prstGeom prst="rect">
                      <a:avLst/>
                    </a:prstGeom>
                    <a:noFill/>
                    <a:ln>
                      <a:noFill/>
                    </a:ln>
                  </pic:spPr>
                </pic:pic>
              </a:graphicData>
            </a:graphic>
          </wp:inline>
        </w:drawing>
      </w:r>
      <w:r w:rsidRPr="00716BBE">
        <w:rPr>
          <w:rFonts w:ascii="Cambria" w:hAnsi="Cambria"/>
          <w:noProof/>
        </w:rPr>
        <w:drawing>
          <wp:inline distT="0" distB="0" distL="0" distR="0" wp14:anchorId="0997984B" wp14:editId="17BA323E">
            <wp:extent cx="1964267" cy="1964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98353" cy="1998353"/>
                    </a:xfrm>
                    <a:prstGeom prst="rect">
                      <a:avLst/>
                    </a:prstGeom>
                    <a:noFill/>
                    <a:ln>
                      <a:noFill/>
                    </a:ln>
                  </pic:spPr>
                </pic:pic>
              </a:graphicData>
            </a:graphic>
          </wp:inline>
        </w:drawing>
      </w:r>
      <w:r w:rsidRPr="00716BBE">
        <w:rPr>
          <w:rFonts w:ascii="Cambria" w:hAnsi="Cambria"/>
          <w:noProof/>
        </w:rPr>
        <w:drawing>
          <wp:inline distT="0" distB="0" distL="0" distR="0" wp14:anchorId="5D262274" wp14:editId="1B04A33F">
            <wp:extent cx="1955800" cy="19558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02392" cy="2002392"/>
                    </a:xfrm>
                    <a:prstGeom prst="rect">
                      <a:avLst/>
                    </a:prstGeom>
                    <a:noFill/>
                    <a:ln>
                      <a:noFill/>
                    </a:ln>
                  </pic:spPr>
                </pic:pic>
              </a:graphicData>
            </a:graphic>
          </wp:inline>
        </w:drawing>
      </w:r>
    </w:p>
    <w:p w14:paraId="340575AB" w14:textId="77777777" w:rsidR="00C55043" w:rsidRDefault="00C55043" w:rsidP="00C55043">
      <w:pPr>
        <w:spacing w:line="240" w:lineRule="auto"/>
        <w:jc w:val="center"/>
        <w:rPr>
          <w:rFonts w:ascii="Cambria" w:hAnsi="Cambria"/>
        </w:rPr>
      </w:pPr>
      <w:r w:rsidRPr="00716BBE">
        <w:rPr>
          <w:rFonts w:ascii="Cambria" w:hAnsi="Cambria"/>
          <w:noProof/>
        </w:rPr>
        <w:drawing>
          <wp:inline distT="0" distB="0" distL="0" distR="0" wp14:anchorId="1BF758F8" wp14:editId="7B1CD498">
            <wp:extent cx="1972733" cy="1972733"/>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986869" cy="1986869"/>
                    </a:xfrm>
                    <a:prstGeom prst="rect">
                      <a:avLst/>
                    </a:prstGeom>
                    <a:noFill/>
                    <a:ln>
                      <a:noFill/>
                    </a:ln>
                  </pic:spPr>
                </pic:pic>
              </a:graphicData>
            </a:graphic>
          </wp:inline>
        </w:drawing>
      </w:r>
      <w:r w:rsidRPr="00716BBE">
        <w:rPr>
          <w:rFonts w:ascii="Cambria" w:hAnsi="Cambria"/>
          <w:noProof/>
        </w:rPr>
        <w:drawing>
          <wp:inline distT="0" distB="0" distL="0" distR="0" wp14:anchorId="1C14B565" wp14:editId="617FA600">
            <wp:extent cx="1997710" cy="19977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17795" cy="2017795"/>
                    </a:xfrm>
                    <a:prstGeom prst="rect">
                      <a:avLst/>
                    </a:prstGeom>
                    <a:noFill/>
                    <a:ln>
                      <a:noFill/>
                    </a:ln>
                  </pic:spPr>
                </pic:pic>
              </a:graphicData>
            </a:graphic>
          </wp:inline>
        </w:drawing>
      </w:r>
      <w:r>
        <w:rPr>
          <w:rFonts w:ascii="Cambria" w:hAnsi="Cambria"/>
        </w:rPr>
        <w:br/>
      </w:r>
    </w:p>
    <w:p w14:paraId="507FF544" w14:textId="01E63C77" w:rsidR="00C55043" w:rsidRPr="00716BBE" w:rsidRDefault="00C55043" w:rsidP="00C55043">
      <w:pPr>
        <w:spacing w:after="0" w:line="240" w:lineRule="auto"/>
        <w:jc w:val="center"/>
        <w:rPr>
          <w:rFonts w:ascii="Cambria" w:hAnsi="Cambria"/>
        </w:rPr>
      </w:pPr>
      <w:r w:rsidRPr="00716BBE">
        <w:rPr>
          <w:rFonts w:ascii="Cambria" w:hAnsi="Cambria"/>
        </w:rPr>
        <w:t>FIGURE A-</w:t>
      </w:r>
      <w:r w:rsidR="00645355">
        <w:rPr>
          <w:rFonts w:ascii="Cambria" w:hAnsi="Cambria"/>
        </w:rPr>
        <w:t>7</w:t>
      </w:r>
      <w:r w:rsidRPr="00716BBE">
        <w:rPr>
          <w:rFonts w:ascii="Cambria" w:hAnsi="Cambria"/>
        </w:rPr>
        <w:t>: Residuals vs Observation Order Plots</w:t>
      </w:r>
    </w:p>
    <w:p w14:paraId="57F10ADE" w14:textId="77777777" w:rsidR="00C55043" w:rsidRPr="00716BBE" w:rsidRDefault="00C55043" w:rsidP="00C55043">
      <w:pPr>
        <w:spacing w:line="240" w:lineRule="auto"/>
        <w:jc w:val="center"/>
        <w:rPr>
          <w:rFonts w:ascii="Cambria" w:hAnsi="Cambria"/>
        </w:rPr>
      </w:pPr>
    </w:p>
    <w:p w14:paraId="553AC655" w14:textId="77777777" w:rsidR="00C55043" w:rsidRPr="00716BBE" w:rsidRDefault="00C55043" w:rsidP="00C55043">
      <w:pPr>
        <w:spacing w:line="240" w:lineRule="auto"/>
        <w:jc w:val="center"/>
        <w:rPr>
          <w:rFonts w:ascii="Cambria" w:hAnsi="Cambria"/>
        </w:rPr>
      </w:pPr>
    </w:p>
    <w:p w14:paraId="4AD782FF" w14:textId="77777777" w:rsidR="00C55043" w:rsidRPr="00716BBE" w:rsidRDefault="00C55043" w:rsidP="00C55043">
      <w:pPr>
        <w:spacing w:line="240" w:lineRule="auto"/>
        <w:jc w:val="center"/>
        <w:rPr>
          <w:rFonts w:ascii="Cambria" w:hAnsi="Cambria"/>
        </w:rPr>
      </w:pPr>
    </w:p>
    <w:p w14:paraId="48C93B7D" w14:textId="77777777" w:rsidR="00C55043" w:rsidRPr="00716BBE" w:rsidRDefault="00C55043" w:rsidP="00C55043">
      <w:pPr>
        <w:spacing w:line="240" w:lineRule="auto"/>
        <w:jc w:val="center"/>
        <w:rPr>
          <w:rFonts w:ascii="Cambria" w:hAnsi="Cambria"/>
        </w:rPr>
      </w:pPr>
    </w:p>
    <w:p w14:paraId="6AFC15DB" w14:textId="77777777" w:rsidR="00C55043" w:rsidRPr="00716BBE" w:rsidRDefault="00C55043" w:rsidP="00C55043">
      <w:pPr>
        <w:spacing w:line="240" w:lineRule="auto"/>
        <w:jc w:val="center"/>
        <w:rPr>
          <w:rFonts w:ascii="Cambria" w:hAnsi="Cambria"/>
        </w:rPr>
      </w:pPr>
    </w:p>
    <w:p w14:paraId="63DF5E87" w14:textId="77777777" w:rsidR="00C55043" w:rsidRPr="00716BBE" w:rsidRDefault="00C55043" w:rsidP="00C55043">
      <w:pPr>
        <w:spacing w:line="240" w:lineRule="auto"/>
        <w:jc w:val="center"/>
        <w:rPr>
          <w:rFonts w:ascii="Cambria" w:hAnsi="Cambria"/>
        </w:rPr>
      </w:pPr>
    </w:p>
    <w:p w14:paraId="0B3A5782" w14:textId="77777777" w:rsidR="00C55043" w:rsidRPr="00716BBE" w:rsidRDefault="00C55043" w:rsidP="00C55043">
      <w:pPr>
        <w:spacing w:line="240" w:lineRule="auto"/>
        <w:jc w:val="center"/>
        <w:rPr>
          <w:rFonts w:ascii="Cambria" w:hAnsi="Cambria"/>
        </w:rPr>
      </w:pPr>
    </w:p>
    <w:p w14:paraId="583BD05F" w14:textId="77777777" w:rsidR="00C55043" w:rsidRPr="00716BBE" w:rsidRDefault="00C55043" w:rsidP="00C55043">
      <w:pPr>
        <w:spacing w:line="240" w:lineRule="auto"/>
        <w:jc w:val="center"/>
        <w:rPr>
          <w:rFonts w:ascii="Cambria" w:hAnsi="Cambria"/>
        </w:rPr>
      </w:pPr>
    </w:p>
    <w:p w14:paraId="09B5A48E" w14:textId="77777777" w:rsidR="00C55043" w:rsidRPr="00716BBE" w:rsidRDefault="00C55043" w:rsidP="00C55043">
      <w:pPr>
        <w:spacing w:line="240" w:lineRule="auto"/>
        <w:jc w:val="center"/>
        <w:rPr>
          <w:rFonts w:ascii="Cambria" w:hAnsi="Cambria"/>
        </w:rPr>
      </w:pPr>
    </w:p>
    <w:p w14:paraId="18769F79" w14:textId="77777777" w:rsidR="00C55043" w:rsidRPr="00716BBE" w:rsidRDefault="00C55043" w:rsidP="00C55043">
      <w:pPr>
        <w:spacing w:line="240" w:lineRule="auto"/>
        <w:jc w:val="center"/>
        <w:rPr>
          <w:rFonts w:ascii="Cambria" w:hAnsi="Cambria"/>
        </w:rPr>
      </w:pPr>
    </w:p>
    <w:p w14:paraId="19D0AE2A" w14:textId="77777777" w:rsidR="00C55043" w:rsidRPr="00716BBE" w:rsidRDefault="00C55043" w:rsidP="00C55043">
      <w:pPr>
        <w:spacing w:line="240" w:lineRule="auto"/>
        <w:jc w:val="center"/>
        <w:rPr>
          <w:rFonts w:ascii="Cambria" w:hAnsi="Cambria"/>
        </w:rPr>
      </w:pPr>
    </w:p>
    <w:p w14:paraId="75B6467D" w14:textId="77777777" w:rsidR="00C55043" w:rsidRPr="00716BBE" w:rsidRDefault="00C55043" w:rsidP="00C55043">
      <w:pPr>
        <w:spacing w:line="240" w:lineRule="auto"/>
        <w:jc w:val="center"/>
        <w:rPr>
          <w:rFonts w:ascii="Cambria" w:hAnsi="Cambria"/>
        </w:rPr>
      </w:pPr>
    </w:p>
    <w:p w14:paraId="6CBB2351" w14:textId="77777777" w:rsidR="00C55043" w:rsidRPr="00716BBE" w:rsidRDefault="00C55043" w:rsidP="00C55043">
      <w:pPr>
        <w:spacing w:line="240" w:lineRule="auto"/>
        <w:jc w:val="center"/>
        <w:rPr>
          <w:rFonts w:ascii="Cambria" w:hAnsi="Cambria"/>
        </w:rPr>
      </w:pPr>
    </w:p>
    <w:p w14:paraId="6246C8A5" w14:textId="77777777" w:rsidR="00C55043" w:rsidRPr="00716BBE" w:rsidRDefault="00C55043" w:rsidP="00C55043">
      <w:pPr>
        <w:spacing w:after="0" w:line="240" w:lineRule="auto"/>
        <w:rPr>
          <w:rFonts w:ascii="Cambria" w:hAnsi="Cambria"/>
        </w:rPr>
      </w:pPr>
    </w:p>
    <w:p w14:paraId="508C4346" w14:textId="77777777" w:rsidR="00C55043" w:rsidRPr="00716BBE" w:rsidRDefault="00C55043" w:rsidP="00C55043">
      <w:pPr>
        <w:spacing w:line="240" w:lineRule="auto"/>
        <w:jc w:val="center"/>
        <w:rPr>
          <w:rFonts w:ascii="Cambria" w:hAnsi="Cambria"/>
          <w:b/>
          <w:bCs/>
          <w:noProof/>
        </w:rPr>
      </w:pPr>
      <w:r w:rsidRPr="00716BBE">
        <w:rPr>
          <w:rFonts w:ascii="Cambria" w:hAnsi="Cambria"/>
          <w:b/>
          <w:bCs/>
          <w:noProof/>
        </w:rPr>
        <w:lastRenderedPageBreak/>
        <w:drawing>
          <wp:inline distT="0" distB="0" distL="0" distR="0" wp14:anchorId="791044AF" wp14:editId="0027E2FE">
            <wp:extent cx="1955588" cy="1955588"/>
            <wp:effectExtent l="0" t="0" r="698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972471" cy="1972471"/>
                    </a:xfrm>
                    <a:prstGeom prst="rect">
                      <a:avLst/>
                    </a:prstGeom>
                    <a:noFill/>
                    <a:ln>
                      <a:noFill/>
                    </a:ln>
                  </pic:spPr>
                </pic:pic>
              </a:graphicData>
            </a:graphic>
          </wp:inline>
        </w:drawing>
      </w:r>
      <w:r w:rsidRPr="00716BBE">
        <w:rPr>
          <w:rFonts w:ascii="Cambria" w:hAnsi="Cambria"/>
          <w:b/>
          <w:bCs/>
          <w:noProof/>
        </w:rPr>
        <w:drawing>
          <wp:inline distT="0" distB="0" distL="0" distR="0" wp14:anchorId="153BCFAA" wp14:editId="329A78BD">
            <wp:extent cx="1980776" cy="1980776"/>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99314" cy="1999314"/>
                    </a:xfrm>
                    <a:prstGeom prst="rect">
                      <a:avLst/>
                    </a:prstGeom>
                    <a:noFill/>
                    <a:ln>
                      <a:noFill/>
                    </a:ln>
                  </pic:spPr>
                </pic:pic>
              </a:graphicData>
            </a:graphic>
          </wp:inline>
        </w:drawing>
      </w:r>
      <w:r w:rsidRPr="00716BBE">
        <w:rPr>
          <w:rFonts w:ascii="Cambria" w:hAnsi="Cambria"/>
          <w:b/>
          <w:bCs/>
          <w:noProof/>
        </w:rPr>
        <w:drawing>
          <wp:inline distT="0" distB="0" distL="0" distR="0" wp14:anchorId="6B16B38B" wp14:editId="60F2D973">
            <wp:extent cx="1955800" cy="19558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965454" cy="1965454"/>
                    </a:xfrm>
                    <a:prstGeom prst="rect">
                      <a:avLst/>
                    </a:prstGeom>
                    <a:noFill/>
                    <a:ln>
                      <a:noFill/>
                    </a:ln>
                  </pic:spPr>
                </pic:pic>
              </a:graphicData>
            </a:graphic>
          </wp:inline>
        </w:drawing>
      </w:r>
    </w:p>
    <w:p w14:paraId="2FFDAC66" w14:textId="77777777" w:rsidR="00C55043" w:rsidRDefault="00C55043" w:rsidP="00C55043">
      <w:pPr>
        <w:spacing w:line="240" w:lineRule="auto"/>
        <w:jc w:val="center"/>
        <w:rPr>
          <w:rFonts w:ascii="Cambria" w:hAnsi="Cambria"/>
          <w:b/>
          <w:bCs/>
        </w:rPr>
      </w:pPr>
      <w:r w:rsidRPr="00716BBE">
        <w:rPr>
          <w:rFonts w:ascii="Cambria" w:hAnsi="Cambria"/>
          <w:b/>
          <w:bCs/>
          <w:noProof/>
        </w:rPr>
        <w:drawing>
          <wp:inline distT="0" distB="0" distL="0" distR="0" wp14:anchorId="5F8CF7A7" wp14:editId="3E05AA91">
            <wp:extent cx="2014855" cy="2014855"/>
            <wp:effectExtent l="0" t="0" r="444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32014" cy="2032014"/>
                    </a:xfrm>
                    <a:prstGeom prst="rect">
                      <a:avLst/>
                    </a:prstGeom>
                    <a:noFill/>
                    <a:ln>
                      <a:noFill/>
                    </a:ln>
                  </pic:spPr>
                </pic:pic>
              </a:graphicData>
            </a:graphic>
          </wp:inline>
        </w:drawing>
      </w:r>
      <w:r w:rsidRPr="00716BBE">
        <w:rPr>
          <w:rFonts w:ascii="Cambria" w:hAnsi="Cambria"/>
          <w:b/>
          <w:bCs/>
          <w:noProof/>
        </w:rPr>
        <w:drawing>
          <wp:inline distT="0" distB="0" distL="0" distR="0" wp14:anchorId="7A6D61E7" wp14:editId="5151C3F7">
            <wp:extent cx="2015067" cy="2015067"/>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25800" cy="2025800"/>
                    </a:xfrm>
                    <a:prstGeom prst="rect">
                      <a:avLst/>
                    </a:prstGeom>
                    <a:noFill/>
                    <a:ln>
                      <a:noFill/>
                    </a:ln>
                  </pic:spPr>
                </pic:pic>
              </a:graphicData>
            </a:graphic>
          </wp:inline>
        </w:drawing>
      </w:r>
      <w:r>
        <w:rPr>
          <w:rFonts w:ascii="Cambria" w:hAnsi="Cambria"/>
          <w:b/>
          <w:bCs/>
        </w:rPr>
        <w:br/>
      </w:r>
    </w:p>
    <w:p w14:paraId="31CB81F9" w14:textId="282F9AE7" w:rsidR="00C55043" w:rsidRPr="00716BBE" w:rsidRDefault="00C55043" w:rsidP="00C55043">
      <w:pPr>
        <w:spacing w:line="240" w:lineRule="auto"/>
        <w:jc w:val="center"/>
        <w:rPr>
          <w:rFonts w:ascii="Cambria" w:hAnsi="Cambria"/>
          <w:b/>
          <w:bCs/>
        </w:rPr>
      </w:pPr>
      <w:r w:rsidRPr="00716BBE">
        <w:rPr>
          <w:rFonts w:ascii="Cambria" w:hAnsi="Cambria"/>
        </w:rPr>
        <w:t>FIGURE A-</w:t>
      </w:r>
      <w:r w:rsidR="00645355">
        <w:rPr>
          <w:rFonts w:ascii="Cambria" w:hAnsi="Cambria"/>
        </w:rPr>
        <w:t>8</w:t>
      </w:r>
      <w:r w:rsidRPr="00716BBE">
        <w:rPr>
          <w:rFonts w:ascii="Cambria" w:hAnsi="Cambria"/>
        </w:rPr>
        <w:t>: Q-Q Plots</w:t>
      </w:r>
    </w:p>
    <w:p w14:paraId="6745FAC8" w14:textId="77777777" w:rsidR="00C55043" w:rsidRPr="00716BBE" w:rsidRDefault="00C55043" w:rsidP="00C55043">
      <w:pPr>
        <w:spacing w:after="0" w:line="240" w:lineRule="auto"/>
        <w:jc w:val="center"/>
        <w:rPr>
          <w:rFonts w:ascii="Cambria" w:hAnsi="Cambria"/>
          <w:b/>
          <w:bCs/>
        </w:rPr>
      </w:pPr>
    </w:p>
    <w:p w14:paraId="02B2B5E2" w14:textId="77777777" w:rsidR="00C55043" w:rsidRPr="00716BBE" w:rsidRDefault="00C55043" w:rsidP="00C55043">
      <w:pPr>
        <w:spacing w:line="240" w:lineRule="auto"/>
        <w:rPr>
          <w:rFonts w:ascii="Cambria" w:hAnsi="Cambria"/>
          <w:b/>
          <w:bCs/>
        </w:rPr>
      </w:pPr>
    </w:p>
    <w:p w14:paraId="1CF84FCF" w14:textId="77777777" w:rsidR="00C55043" w:rsidRPr="00B511B2" w:rsidRDefault="00C55043" w:rsidP="00C55043">
      <w:pPr>
        <w:rPr>
          <w:rFonts w:ascii="Cambria" w:hAnsi="Cambria"/>
        </w:rPr>
      </w:pPr>
    </w:p>
    <w:p w14:paraId="7EB3D92E" w14:textId="77777777" w:rsidR="00E21916" w:rsidRPr="00C065D1" w:rsidRDefault="00E21916" w:rsidP="00E0075F">
      <w:pPr>
        <w:rPr>
          <w:rFonts w:ascii="Cambria" w:hAnsi="Cambria"/>
        </w:rPr>
      </w:pPr>
    </w:p>
    <w:sectPr w:rsidR="00E21916" w:rsidRPr="00C065D1" w:rsidSect="00642E41">
      <w:footerReference w:type="default" r:id="rId11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David Borchers" w:date="2020-08-29T06:33:00Z" w:initials="DB">
    <w:p w14:paraId="6A754E1A" w14:textId="77777777" w:rsidR="00B84DA1" w:rsidRDefault="00B84DA1">
      <w:pPr>
        <w:pStyle w:val="CommentText"/>
      </w:pPr>
      <w:r>
        <w:rPr>
          <w:rStyle w:val="CommentReference"/>
        </w:rPr>
        <w:annotationRef/>
      </w:r>
      <w:r>
        <w:t>This is a rather weak reason. It is the KIND of response that suggests exponential family (recalling that the exponential family includes the normal distribution).</w:t>
      </w:r>
    </w:p>
    <w:p w14:paraId="40E9051F" w14:textId="6076CA99" w:rsidR="00B84DA1" w:rsidRDefault="00B84DA1">
      <w:pPr>
        <w:pStyle w:val="CommentText"/>
      </w:pPr>
      <w:r>
        <w:t>Also, as mentioned before, the shapes of the marginal distributions (i.e. summed over all explanatory variables) can be quite different from the conditional distributions (i.e. distributions given values of response variables) and it is the latter that you model in any regression.</w:t>
      </w:r>
    </w:p>
  </w:comment>
  <w:comment w:id="7" w:author="David Borchers" w:date="2020-08-29T06:42:00Z" w:initials="DB">
    <w:p w14:paraId="5F8CB4F2" w14:textId="1E88D08E" w:rsidR="00B84DA1" w:rsidRDefault="00B84DA1">
      <w:pPr>
        <w:pStyle w:val="CommentText"/>
      </w:pPr>
      <w:r>
        <w:rPr>
          <w:rStyle w:val="CommentReference"/>
        </w:rPr>
        <w:annotationRef/>
      </w:r>
      <w:r>
        <w:t>Not really. It is a model selection criterion, i.e. a way of choosing between models. It does not tell you whether the chosen model is any good at all.</w:t>
      </w:r>
    </w:p>
  </w:comment>
  <w:comment w:id="14" w:author="David Borchers" w:date="2020-08-29T06:44:00Z" w:initials="DB">
    <w:p w14:paraId="5304DCF5" w14:textId="2B72BE47" w:rsidR="00B84DA1" w:rsidRDefault="00B84DA1">
      <w:pPr>
        <w:pStyle w:val="CommentText"/>
      </w:pPr>
      <w:r>
        <w:rPr>
          <w:rStyle w:val="CommentReference"/>
        </w:rPr>
        <w:annotationRef/>
      </w:r>
      <w:r>
        <w:t>What link function?</w:t>
      </w:r>
    </w:p>
  </w:comment>
  <w:comment w:id="15" w:author="David Borchers" w:date="2020-08-29T06:48:00Z" w:initials="DB">
    <w:p w14:paraId="3A55E3D2" w14:textId="3BD2A702" w:rsidR="00B84DA1" w:rsidRDefault="00B84DA1">
      <w:pPr>
        <w:pStyle w:val="CommentText"/>
      </w:pPr>
      <w:r>
        <w:rPr>
          <w:rStyle w:val="CommentReference"/>
        </w:rPr>
        <w:annotationRef/>
      </w:r>
      <w:r>
        <w:t xml:space="preserve">This is a bit risky. You get extreme values by chance even from valid models. You need to be cautious about what you exclude, and have defensible reasons for excluding things, else you leave yourself open to the criticism that you excluded things to get the result you </w:t>
      </w:r>
      <w:r>
        <w:t>wanted!</w:t>
      </w:r>
    </w:p>
  </w:comment>
  <w:comment w:id="16" w:author="David Borchers" w:date="2020-08-29T06:54:00Z" w:initials="DB">
    <w:p w14:paraId="7E90C6CA" w14:textId="7F402016" w:rsidR="00B84DA1" w:rsidRDefault="00B84DA1">
      <w:pPr>
        <w:pStyle w:val="CommentText"/>
      </w:pPr>
      <w:r>
        <w:rPr>
          <w:rStyle w:val="CommentReference"/>
        </w:rPr>
        <w:annotationRef/>
      </w:r>
      <w:r>
        <w:t>This is not good practice. You want to inspect the RESIDUALS for outliers, not the raw data. You might get something in the raw data that looks like an outlier but is well explained by some explanatory variable so its residual is not an outlier at all. I suspect you actually inspected the residuals?</w:t>
      </w:r>
    </w:p>
  </w:comment>
  <w:comment w:id="17" w:author="David Borchers" w:date="2020-08-29T06:57:00Z" w:initials="DB">
    <w:p w14:paraId="722C3EFD" w14:textId="16E44232" w:rsidR="00B84DA1" w:rsidRDefault="00B84DA1">
      <w:pPr>
        <w:pStyle w:val="CommentText"/>
      </w:pPr>
      <w:r>
        <w:rPr>
          <w:rStyle w:val="CommentReference"/>
        </w:rPr>
        <w:annotationRef/>
      </w:r>
      <w:r>
        <w:t>See previous comment on this.</w:t>
      </w:r>
    </w:p>
  </w:comment>
  <w:comment w:id="18" w:author="David Borchers" w:date="2020-08-29T06:59:00Z" w:initials="DB">
    <w:p w14:paraId="47B0DB1F" w14:textId="77777777" w:rsidR="00B84DA1" w:rsidRDefault="00B84DA1">
      <w:pPr>
        <w:pStyle w:val="CommentText"/>
      </w:pPr>
      <w:r>
        <w:rPr>
          <w:rStyle w:val="CommentReference"/>
        </w:rPr>
        <w:annotationRef/>
      </w:r>
      <w:r>
        <w:t>I THINK that this figure shows Pearson residuals or deviance residuals, not raw residuals. There kinds of residuals “undo” the heteroscedasticity implicit in the error model, which is why you don’t expect any pattern in the spread of this kind of residual if your error model is appropriate.</w:t>
      </w:r>
    </w:p>
    <w:p w14:paraId="4DCC2B90" w14:textId="6176A135" w:rsidR="00B84DA1" w:rsidRDefault="00B84DA1">
      <w:pPr>
        <w:pStyle w:val="CommentText"/>
      </w:pPr>
      <w:r>
        <w:t>What you are checking here is not homoscedasticity, it is that your error model appears appropriate.</w:t>
      </w:r>
    </w:p>
  </w:comment>
  <w:comment w:id="19" w:author="David Borchers" w:date="2020-08-29T07:02:00Z" w:initials="DB">
    <w:p w14:paraId="16A42195" w14:textId="4344F422" w:rsidR="00B84DA1" w:rsidRDefault="00B84DA1">
      <w:pPr>
        <w:pStyle w:val="CommentText"/>
      </w:pPr>
      <w:r>
        <w:rPr>
          <w:rStyle w:val="CommentReference"/>
        </w:rPr>
        <w:annotationRef/>
      </w:r>
      <w:r>
        <w:t>You need to be more precise in what you say. What exactly do you mean by “random”?</w:t>
      </w:r>
    </w:p>
  </w:comment>
  <w:comment w:id="21" w:author="David Borchers" w:date="2020-08-29T07:02:00Z" w:initials="DB">
    <w:p w14:paraId="46FDA7E3" w14:textId="77777777" w:rsidR="00B84DA1" w:rsidRDefault="00B84DA1">
      <w:pPr>
        <w:pStyle w:val="CommentText"/>
      </w:pPr>
      <w:r>
        <w:rPr>
          <w:rStyle w:val="CommentReference"/>
        </w:rPr>
        <w:annotationRef/>
      </w:r>
      <w:r>
        <w:t xml:space="preserve">These do not assess </w:t>
      </w:r>
      <w:r>
        <w:t>linearity, they assess how closely the observed distribution of residuals matches some theoretical distribution.</w:t>
      </w:r>
    </w:p>
    <w:p w14:paraId="69959426" w14:textId="435E79CA" w:rsidR="00B84DA1" w:rsidRDefault="00B84DA1">
      <w:pPr>
        <w:pStyle w:val="CommentText"/>
      </w:pPr>
      <w:r>
        <w:t>I see that these are NORMAL Q-Q plots, but none of your error distributions are normal, so why would you expect the Q-Q plots to show that the error distribution is a good fit to a normal distribution?</w:t>
      </w:r>
    </w:p>
  </w:comment>
  <w:comment w:id="22" w:author="David Borchers" w:date="2020-08-29T07:06:00Z" w:initials="DB">
    <w:p w14:paraId="1A730876" w14:textId="55483B3F" w:rsidR="00B84DA1" w:rsidRDefault="00B84DA1">
      <w:pPr>
        <w:pStyle w:val="CommentText"/>
      </w:pPr>
      <w:r>
        <w:rPr>
          <w:rStyle w:val="CommentReference"/>
        </w:rPr>
        <w:annotationRef/>
      </w:r>
      <w:r>
        <w:t>Not clear what “beta coefficients” means. Clarify.</w:t>
      </w:r>
    </w:p>
  </w:comment>
  <w:comment w:id="23" w:author="David Borchers" w:date="2020-08-29T07:07:00Z" w:initials="DB">
    <w:p w14:paraId="4F15D5C0" w14:textId="2208FB0A" w:rsidR="00B84DA1" w:rsidRDefault="00B84DA1">
      <w:pPr>
        <w:pStyle w:val="CommentText"/>
      </w:pPr>
      <w:r>
        <w:rPr>
          <w:rStyle w:val="CommentReference"/>
        </w:rPr>
        <w:annotationRef/>
      </w:r>
      <w:r>
        <w:t xml:space="preserve">Do they? Or does </w:t>
      </w:r>
      <w:r>
        <w:t>exp(beta coefficient) represent this?</w:t>
      </w:r>
    </w:p>
  </w:comment>
  <w:comment w:id="29" w:author="David Borchers" w:date="2020-08-29T07:09:00Z" w:initials="DB">
    <w:p w14:paraId="32F335BC" w14:textId="01E23990" w:rsidR="00B84DA1" w:rsidRDefault="00B84DA1">
      <w:pPr>
        <w:pStyle w:val="CommentText"/>
      </w:pPr>
      <w:r>
        <w:rPr>
          <w:rStyle w:val="CommentReference"/>
        </w:rPr>
        <w:annotationRef/>
      </w:r>
      <w:r>
        <w:t>Do you want to explain why this happens?</w:t>
      </w:r>
    </w:p>
  </w:comment>
  <w:comment w:id="30" w:author="David Borchers" w:date="2020-08-29T07:14:00Z" w:initials="DB">
    <w:p w14:paraId="4B124A85" w14:textId="5E8F6AEB" w:rsidR="00B84DA1" w:rsidRDefault="00B84DA1">
      <w:pPr>
        <w:pStyle w:val="CommentText"/>
      </w:pPr>
      <w:r>
        <w:rPr>
          <w:rStyle w:val="CommentReference"/>
        </w:rPr>
        <w:annotationRef/>
      </w:r>
      <w:r>
        <w:t>I read your separate document with the Discussion. It is very good – no suggestions for improvement.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E9051F" w15:done="0"/>
  <w15:commentEx w15:paraId="5F8CB4F2" w15:done="0"/>
  <w15:commentEx w15:paraId="5304DCF5" w15:done="0"/>
  <w15:commentEx w15:paraId="3A55E3D2" w15:done="0"/>
  <w15:commentEx w15:paraId="7E90C6CA" w15:done="0"/>
  <w15:commentEx w15:paraId="722C3EFD" w15:done="0"/>
  <w15:commentEx w15:paraId="4DCC2B90" w15:done="0"/>
  <w15:commentEx w15:paraId="16A42195" w15:done="0"/>
  <w15:commentEx w15:paraId="69959426" w15:done="0"/>
  <w15:commentEx w15:paraId="1A730876" w15:done="0"/>
  <w15:commentEx w15:paraId="4F15D5C0" w15:done="0"/>
  <w15:commentEx w15:paraId="32F335BC" w15:done="0"/>
  <w15:commentEx w15:paraId="4B124A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47523" w16cex:dateUtc="2020-08-29T05:33:00Z"/>
  <w16cex:commentExtensible w16cex:durableId="22F47751" w16cex:dateUtc="2020-08-29T05:42:00Z"/>
  <w16cex:commentExtensible w16cex:durableId="22F477E7" w16cex:dateUtc="2020-08-29T05:44:00Z"/>
  <w16cex:commentExtensible w16cex:durableId="22F478DB" w16cex:dateUtc="2020-08-29T05:48:00Z"/>
  <w16cex:commentExtensible w16cex:durableId="22F47A1F" w16cex:dateUtc="2020-08-29T05:54:00Z"/>
  <w16cex:commentExtensible w16cex:durableId="22F47AE8" w16cex:dateUtc="2020-08-29T05:57:00Z"/>
  <w16cex:commentExtensible w16cex:durableId="22F47B4C" w16cex:dateUtc="2020-08-29T05:59:00Z"/>
  <w16cex:commentExtensible w16cex:durableId="22F47BE9" w16cex:dateUtc="2020-08-29T06:02:00Z"/>
  <w16cex:commentExtensible w16cex:durableId="22F47C18" w16cex:dateUtc="2020-08-29T06:02:00Z"/>
  <w16cex:commentExtensible w16cex:durableId="22F47CF2" w16cex:dateUtc="2020-08-29T06:06:00Z"/>
  <w16cex:commentExtensible w16cex:durableId="22F47D1E" w16cex:dateUtc="2020-08-29T06:07:00Z"/>
  <w16cex:commentExtensible w16cex:durableId="22F47DA7" w16cex:dateUtc="2020-08-29T06:09:00Z"/>
  <w16cex:commentExtensible w16cex:durableId="22F47EBE" w16cex:dateUtc="2020-08-29T0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E9051F" w16cid:durableId="22F47523"/>
  <w16cid:commentId w16cid:paraId="5F8CB4F2" w16cid:durableId="22F47751"/>
  <w16cid:commentId w16cid:paraId="5304DCF5" w16cid:durableId="22F477E7"/>
  <w16cid:commentId w16cid:paraId="3A55E3D2" w16cid:durableId="22F478DB"/>
  <w16cid:commentId w16cid:paraId="7E90C6CA" w16cid:durableId="22F47A1F"/>
  <w16cid:commentId w16cid:paraId="722C3EFD" w16cid:durableId="22F47AE8"/>
  <w16cid:commentId w16cid:paraId="4DCC2B90" w16cid:durableId="22F47B4C"/>
  <w16cid:commentId w16cid:paraId="16A42195" w16cid:durableId="22F47BE9"/>
  <w16cid:commentId w16cid:paraId="69959426" w16cid:durableId="22F47C18"/>
  <w16cid:commentId w16cid:paraId="1A730876" w16cid:durableId="22F47CF2"/>
  <w16cid:commentId w16cid:paraId="4F15D5C0" w16cid:durableId="22F47D1E"/>
  <w16cid:commentId w16cid:paraId="32F335BC" w16cid:durableId="22F47DA7"/>
  <w16cid:commentId w16cid:paraId="4B124A85" w16cid:durableId="22F47E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FD38B1" w14:textId="77777777" w:rsidR="001E7537" w:rsidRDefault="001E7537" w:rsidP="00642E41">
      <w:pPr>
        <w:spacing w:after="0" w:line="240" w:lineRule="auto"/>
      </w:pPr>
      <w:r>
        <w:separator/>
      </w:r>
    </w:p>
  </w:endnote>
  <w:endnote w:type="continuationSeparator" w:id="0">
    <w:p w14:paraId="47EF7221" w14:textId="77777777" w:rsidR="001E7537" w:rsidRDefault="001E7537" w:rsidP="00642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10A3C" w14:textId="59E5865C" w:rsidR="00B84DA1" w:rsidRDefault="00B84DA1" w:rsidP="00642E41">
    <w:pPr>
      <w:pStyle w:val="Footer"/>
      <w:tabs>
        <w:tab w:val="left" w:pos="5250"/>
      </w:tabs>
    </w:pPr>
    <w:r>
      <w:tab/>
    </w:r>
    <w:sdt>
      <w:sdtPr>
        <w:id w:val="15580546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DCC119D" w14:textId="77777777" w:rsidR="00B84DA1" w:rsidRDefault="00B84D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840966" w14:textId="77777777" w:rsidR="001E7537" w:rsidRDefault="001E7537" w:rsidP="00642E41">
      <w:pPr>
        <w:spacing w:after="0" w:line="240" w:lineRule="auto"/>
      </w:pPr>
      <w:r>
        <w:separator/>
      </w:r>
    </w:p>
  </w:footnote>
  <w:footnote w:type="continuationSeparator" w:id="0">
    <w:p w14:paraId="2C83A2BF" w14:textId="77777777" w:rsidR="001E7537" w:rsidRDefault="001E7537" w:rsidP="00642E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E7076"/>
    <w:multiLevelType w:val="hybridMultilevel"/>
    <w:tmpl w:val="68A6199A"/>
    <w:lvl w:ilvl="0" w:tplc="6644D2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Borchers">
    <w15:presenceInfo w15:providerId="AD" w15:userId="S::dlb@st-andrews.ac.uk::78fdb839-88e9-4c91-a2a4-b61bbe2c8c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A72"/>
    <w:rsid w:val="00014537"/>
    <w:rsid w:val="00020B0E"/>
    <w:rsid w:val="000359E3"/>
    <w:rsid w:val="00043AFE"/>
    <w:rsid w:val="0005229C"/>
    <w:rsid w:val="00055D80"/>
    <w:rsid w:val="00057E22"/>
    <w:rsid w:val="000602B5"/>
    <w:rsid w:val="00080909"/>
    <w:rsid w:val="000917DF"/>
    <w:rsid w:val="00093FDF"/>
    <w:rsid w:val="00096953"/>
    <w:rsid w:val="000B2F9A"/>
    <w:rsid w:val="000B41FA"/>
    <w:rsid w:val="000C1A2E"/>
    <w:rsid w:val="000C44E8"/>
    <w:rsid w:val="000D13EF"/>
    <w:rsid w:val="000D21DA"/>
    <w:rsid w:val="000D44F8"/>
    <w:rsid w:val="000D7DE1"/>
    <w:rsid w:val="000E2571"/>
    <w:rsid w:val="000E29DC"/>
    <w:rsid w:val="000E4CD7"/>
    <w:rsid w:val="000E64E2"/>
    <w:rsid w:val="000F681E"/>
    <w:rsid w:val="00102602"/>
    <w:rsid w:val="00103561"/>
    <w:rsid w:val="001071E0"/>
    <w:rsid w:val="0011187C"/>
    <w:rsid w:val="001141B2"/>
    <w:rsid w:val="00130F24"/>
    <w:rsid w:val="00140FF1"/>
    <w:rsid w:val="0014489A"/>
    <w:rsid w:val="001700E7"/>
    <w:rsid w:val="00172040"/>
    <w:rsid w:val="0017483E"/>
    <w:rsid w:val="0018599D"/>
    <w:rsid w:val="001C10B7"/>
    <w:rsid w:val="001C18B3"/>
    <w:rsid w:val="001C7052"/>
    <w:rsid w:val="001C7805"/>
    <w:rsid w:val="001E7537"/>
    <w:rsid w:val="001F2179"/>
    <w:rsid w:val="001F38D2"/>
    <w:rsid w:val="001F4388"/>
    <w:rsid w:val="002009C5"/>
    <w:rsid w:val="0020342C"/>
    <w:rsid w:val="002228E6"/>
    <w:rsid w:val="002504B7"/>
    <w:rsid w:val="002553BB"/>
    <w:rsid w:val="002726B7"/>
    <w:rsid w:val="00274BA1"/>
    <w:rsid w:val="002844CA"/>
    <w:rsid w:val="00286B2B"/>
    <w:rsid w:val="00290D21"/>
    <w:rsid w:val="002C4C81"/>
    <w:rsid w:val="002D1F8D"/>
    <w:rsid w:val="002D54E9"/>
    <w:rsid w:val="002F1704"/>
    <w:rsid w:val="002F2F07"/>
    <w:rsid w:val="003212EC"/>
    <w:rsid w:val="00351071"/>
    <w:rsid w:val="003526B1"/>
    <w:rsid w:val="00353D8F"/>
    <w:rsid w:val="00357CE3"/>
    <w:rsid w:val="003622A9"/>
    <w:rsid w:val="00370B42"/>
    <w:rsid w:val="003A0C49"/>
    <w:rsid w:val="003A0EF4"/>
    <w:rsid w:val="003A65EF"/>
    <w:rsid w:val="003B4F02"/>
    <w:rsid w:val="003C07D3"/>
    <w:rsid w:val="003C57B2"/>
    <w:rsid w:val="003E4B7E"/>
    <w:rsid w:val="003F099C"/>
    <w:rsid w:val="003F709A"/>
    <w:rsid w:val="00403EE7"/>
    <w:rsid w:val="00430B85"/>
    <w:rsid w:val="0043156E"/>
    <w:rsid w:val="00435298"/>
    <w:rsid w:val="00451D22"/>
    <w:rsid w:val="004523E1"/>
    <w:rsid w:val="00464307"/>
    <w:rsid w:val="004744FA"/>
    <w:rsid w:val="00476B3F"/>
    <w:rsid w:val="00485931"/>
    <w:rsid w:val="00490FAC"/>
    <w:rsid w:val="00492A83"/>
    <w:rsid w:val="004B34D9"/>
    <w:rsid w:val="004C337E"/>
    <w:rsid w:val="004C734E"/>
    <w:rsid w:val="004D1999"/>
    <w:rsid w:val="004D3AA1"/>
    <w:rsid w:val="004D45E9"/>
    <w:rsid w:val="004D54DE"/>
    <w:rsid w:val="004E18C2"/>
    <w:rsid w:val="004F349B"/>
    <w:rsid w:val="004F7B99"/>
    <w:rsid w:val="00502B10"/>
    <w:rsid w:val="00515A79"/>
    <w:rsid w:val="00534CF9"/>
    <w:rsid w:val="005517E2"/>
    <w:rsid w:val="00554996"/>
    <w:rsid w:val="00572E53"/>
    <w:rsid w:val="0058471B"/>
    <w:rsid w:val="00587239"/>
    <w:rsid w:val="00596F41"/>
    <w:rsid w:val="005A2EC2"/>
    <w:rsid w:val="005A5A4C"/>
    <w:rsid w:val="005B23CA"/>
    <w:rsid w:val="005C0CB3"/>
    <w:rsid w:val="005D73E6"/>
    <w:rsid w:val="005D7887"/>
    <w:rsid w:val="005D7A72"/>
    <w:rsid w:val="005E62C7"/>
    <w:rsid w:val="005F1C8C"/>
    <w:rsid w:val="005F22D0"/>
    <w:rsid w:val="0060493C"/>
    <w:rsid w:val="00611BCD"/>
    <w:rsid w:val="006234C9"/>
    <w:rsid w:val="00634C5D"/>
    <w:rsid w:val="00642E41"/>
    <w:rsid w:val="00645355"/>
    <w:rsid w:val="00661578"/>
    <w:rsid w:val="00683B3E"/>
    <w:rsid w:val="006852CE"/>
    <w:rsid w:val="00692DD0"/>
    <w:rsid w:val="00694B05"/>
    <w:rsid w:val="006B3A7F"/>
    <w:rsid w:val="006D31A6"/>
    <w:rsid w:val="006D6FEB"/>
    <w:rsid w:val="006E6170"/>
    <w:rsid w:val="006E7D79"/>
    <w:rsid w:val="00710E25"/>
    <w:rsid w:val="00717F9D"/>
    <w:rsid w:val="00723BA5"/>
    <w:rsid w:val="0074709F"/>
    <w:rsid w:val="00753C37"/>
    <w:rsid w:val="0076666E"/>
    <w:rsid w:val="00773F98"/>
    <w:rsid w:val="00784254"/>
    <w:rsid w:val="007C187D"/>
    <w:rsid w:val="007D0E91"/>
    <w:rsid w:val="007E099B"/>
    <w:rsid w:val="007E10C7"/>
    <w:rsid w:val="007F1DA8"/>
    <w:rsid w:val="007F60AE"/>
    <w:rsid w:val="00800AB5"/>
    <w:rsid w:val="008101ED"/>
    <w:rsid w:val="00816E24"/>
    <w:rsid w:val="008252D5"/>
    <w:rsid w:val="0083543D"/>
    <w:rsid w:val="00837F6D"/>
    <w:rsid w:val="0084698F"/>
    <w:rsid w:val="008500A7"/>
    <w:rsid w:val="00861561"/>
    <w:rsid w:val="00877B5A"/>
    <w:rsid w:val="00897455"/>
    <w:rsid w:val="008A60AC"/>
    <w:rsid w:val="008B26F0"/>
    <w:rsid w:val="008C550D"/>
    <w:rsid w:val="008C5E0A"/>
    <w:rsid w:val="008C7928"/>
    <w:rsid w:val="008E14E3"/>
    <w:rsid w:val="008E7F1E"/>
    <w:rsid w:val="008F5BF0"/>
    <w:rsid w:val="008F723F"/>
    <w:rsid w:val="0090349D"/>
    <w:rsid w:val="00912994"/>
    <w:rsid w:val="00923B8E"/>
    <w:rsid w:val="0092510A"/>
    <w:rsid w:val="00934B89"/>
    <w:rsid w:val="00966601"/>
    <w:rsid w:val="00967FEA"/>
    <w:rsid w:val="00977AAA"/>
    <w:rsid w:val="00984260"/>
    <w:rsid w:val="00985F28"/>
    <w:rsid w:val="00992913"/>
    <w:rsid w:val="00994DAA"/>
    <w:rsid w:val="009A5124"/>
    <w:rsid w:val="009A6F90"/>
    <w:rsid w:val="009A733D"/>
    <w:rsid w:val="009B7F5F"/>
    <w:rsid w:val="009C6336"/>
    <w:rsid w:val="009D49F4"/>
    <w:rsid w:val="009D7216"/>
    <w:rsid w:val="009D7759"/>
    <w:rsid w:val="009E4A2E"/>
    <w:rsid w:val="009E7879"/>
    <w:rsid w:val="009F5C98"/>
    <w:rsid w:val="009F5EAB"/>
    <w:rsid w:val="00A12B48"/>
    <w:rsid w:val="00A33A29"/>
    <w:rsid w:val="00A36661"/>
    <w:rsid w:val="00A419D0"/>
    <w:rsid w:val="00A42429"/>
    <w:rsid w:val="00A46C64"/>
    <w:rsid w:val="00A54710"/>
    <w:rsid w:val="00A54A4B"/>
    <w:rsid w:val="00A579F3"/>
    <w:rsid w:val="00A6527E"/>
    <w:rsid w:val="00A960D0"/>
    <w:rsid w:val="00AA0F59"/>
    <w:rsid w:val="00AA352F"/>
    <w:rsid w:val="00AC2F1C"/>
    <w:rsid w:val="00AD1C06"/>
    <w:rsid w:val="00AD1EEA"/>
    <w:rsid w:val="00AD356B"/>
    <w:rsid w:val="00AD5566"/>
    <w:rsid w:val="00AD5D48"/>
    <w:rsid w:val="00AE42DE"/>
    <w:rsid w:val="00AE7364"/>
    <w:rsid w:val="00AF6626"/>
    <w:rsid w:val="00B016A0"/>
    <w:rsid w:val="00B060FE"/>
    <w:rsid w:val="00B14F0A"/>
    <w:rsid w:val="00B4733B"/>
    <w:rsid w:val="00B648C9"/>
    <w:rsid w:val="00B80017"/>
    <w:rsid w:val="00B807C8"/>
    <w:rsid w:val="00B84DA1"/>
    <w:rsid w:val="00B86C13"/>
    <w:rsid w:val="00B96F23"/>
    <w:rsid w:val="00BB0E68"/>
    <w:rsid w:val="00BC2F6C"/>
    <w:rsid w:val="00BC4760"/>
    <w:rsid w:val="00BE52AA"/>
    <w:rsid w:val="00BF6481"/>
    <w:rsid w:val="00C05670"/>
    <w:rsid w:val="00C065D1"/>
    <w:rsid w:val="00C11D62"/>
    <w:rsid w:val="00C26F4E"/>
    <w:rsid w:val="00C31C7F"/>
    <w:rsid w:val="00C55043"/>
    <w:rsid w:val="00C6125F"/>
    <w:rsid w:val="00C81559"/>
    <w:rsid w:val="00C90E09"/>
    <w:rsid w:val="00C90F71"/>
    <w:rsid w:val="00C92196"/>
    <w:rsid w:val="00C94A4D"/>
    <w:rsid w:val="00CB3748"/>
    <w:rsid w:val="00CE1976"/>
    <w:rsid w:val="00CF3741"/>
    <w:rsid w:val="00D067AA"/>
    <w:rsid w:val="00D15127"/>
    <w:rsid w:val="00D15789"/>
    <w:rsid w:val="00D16B7C"/>
    <w:rsid w:val="00D2573A"/>
    <w:rsid w:val="00D5296F"/>
    <w:rsid w:val="00D54B7E"/>
    <w:rsid w:val="00D77B2A"/>
    <w:rsid w:val="00D827FE"/>
    <w:rsid w:val="00DA1ADC"/>
    <w:rsid w:val="00DB3B8C"/>
    <w:rsid w:val="00DD5392"/>
    <w:rsid w:val="00DD5D92"/>
    <w:rsid w:val="00DD6D76"/>
    <w:rsid w:val="00DD7B57"/>
    <w:rsid w:val="00DE004E"/>
    <w:rsid w:val="00DF1BC2"/>
    <w:rsid w:val="00E0075F"/>
    <w:rsid w:val="00E0276D"/>
    <w:rsid w:val="00E21916"/>
    <w:rsid w:val="00E229A3"/>
    <w:rsid w:val="00E32132"/>
    <w:rsid w:val="00E3694D"/>
    <w:rsid w:val="00E43DC9"/>
    <w:rsid w:val="00E7357D"/>
    <w:rsid w:val="00E77A0C"/>
    <w:rsid w:val="00E91962"/>
    <w:rsid w:val="00EB05C5"/>
    <w:rsid w:val="00EB0691"/>
    <w:rsid w:val="00EB114E"/>
    <w:rsid w:val="00EB549F"/>
    <w:rsid w:val="00EC443E"/>
    <w:rsid w:val="00ED0296"/>
    <w:rsid w:val="00EE294F"/>
    <w:rsid w:val="00EE5B84"/>
    <w:rsid w:val="00F05D2F"/>
    <w:rsid w:val="00F107AC"/>
    <w:rsid w:val="00F211E8"/>
    <w:rsid w:val="00F3024A"/>
    <w:rsid w:val="00F36E4B"/>
    <w:rsid w:val="00F4089B"/>
    <w:rsid w:val="00F40F46"/>
    <w:rsid w:val="00F52010"/>
    <w:rsid w:val="00F5240A"/>
    <w:rsid w:val="00F80EC9"/>
    <w:rsid w:val="00F859AE"/>
    <w:rsid w:val="00F8753C"/>
    <w:rsid w:val="00F87893"/>
    <w:rsid w:val="00F87B0A"/>
    <w:rsid w:val="00F90D9F"/>
    <w:rsid w:val="00FB0616"/>
    <w:rsid w:val="00FB1A91"/>
    <w:rsid w:val="00FC6CE5"/>
    <w:rsid w:val="00FD1D17"/>
    <w:rsid w:val="00FD3E5F"/>
    <w:rsid w:val="00FD74F9"/>
    <w:rsid w:val="00FE5B2D"/>
    <w:rsid w:val="00FF4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0D652"/>
  <w15:chartTrackingRefBased/>
  <w15:docId w15:val="{51E07B55-D490-4C64-A400-440E93A09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1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60D0"/>
    <w:pPr>
      <w:ind w:left="720"/>
      <w:contextualSpacing/>
    </w:pPr>
  </w:style>
  <w:style w:type="paragraph" w:styleId="Caption">
    <w:name w:val="caption"/>
    <w:basedOn w:val="Normal"/>
    <w:next w:val="Normal"/>
    <w:uiPriority w:val="35"/>
    <w:semiHidden/>
    <w:unhideWhenUsed/>
    <w:qFormat/>
    <w:rsid w:val="00AF6626"/>
    <w:pPr>
      <w:spacing w:after="200" w:line="240" w:lineRule="auto"/>
    </w:pPr>
    <w:rPr>
      <w:i/>
      <w:iCs/>
      <w:color w:val="44546A" w:themeColor="text2"/>
      <w:sz w:val="18"/>
      <w:szCs w:val="18"/>
    </w:rPr>
  </w:style>
  <w:style w:type="character" w:styleId="Hyperlink">
    <w:name w:val="Hyperlink"/>
    <w:basedOn w:val="DefaultParagraphFont"/>
    <w:uiPriority w:val="99"/>
    <w:unhideWhenUsed/>
    <w:rsid w:val="00B016A0"/>
    <w:rPr>
      <w:color w:val="0000FF"/>
      <w:u w:val="single"/>
    </w:rPr>
  </w:style>
  <w:style w:type="paragraph" w:styleId="NoSpacing">
    <w:name w:val="No Spacing"/>
    <w:uiPriority w:val="1"/>
    <w:qFormat/>
    <w:rsid w:val="009F5EAB"/>
    <w:pPr>
      <w:spacing w:after="0" w:line="240" w:lineRule="auto"/>
    </w:pPr>
  </w:style>
  <w:style w:type="paragraph" w:styleId="Header">
    <w:name w:val="header"/>
    <w:basedOn w:val="Normal"/>
    <w:link w:val="HeaderChar"/>
    <w:uiPriority w:val="99"/>
    <w:unhideWhenUsed/>
    <w:rsid w:val="00642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E41"/>
  </w:style>
  <w:style w:type="paragraph" w:styleId="Footer">
    <w:name w:val="footer"/>
    <w:basedOn w:val="Normal"/>
    <w:link w:val="FooterChar"/>
    <w:uiPriority w:val="99"/>
    <w:unhideWhenUsed/>
    <w:rsid w:val="00642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E41"/>
  </w:style>
  <w:style w:type="character" w:styleId="CommentReference">
    <w:name w:val="annotation reference"/>
    <w:basedOn w:val="DefaultParagraphFont"/>
    <w:uiPriority w:val="99"/>
    <w:semiHidden/>
    <w:unhideWhenUsed/>
    <w:rsid w:val="004D45E9"/>
    <w:rPr>
      <w:sz w:val="16"/>
      <w:szCs w:val="16"/>
    </w:rPr>
  </w:style>
  <w:style w:type="paragraph" w:styleId="CommentText">
    <w:name w:val="annotation text"/>
    <w:basedOn w:val="Normal"/>
    <w:link w:val="CommentTextChar"/>
    <w:uiPriority w:val="99"/>
    <w:semiHidden/>
    <w:unhideWhenUsed/>
    <w:rsid w:val="004D45E9"/>
    <w:pPr>
      <w:spacing w:line="240" w:lineRule="auto"/>
    </w:pPr>
    <w:rPr>
      <w:sz w:val="20"/>
      <w:szCs w:val="20"/>
    </w:rPr>
  </w:style>
  <w:style w:type="character" w:customStyle="1" w:styleId="CommentTextChar">
    <w:name w:val="Comment Text Char"/>
    <w:basedOn w:val="DefaultParagraphFont"/>
    <w:link w:val="CommentText"/>
    <w:uiPriority w:val="99"/>
    <w:semiHidden/>
    <w:rsid w:val="004D45E9"/>
    <w:rPr>
      <w:sz w:val="20"/>
      <w:szCs w:val="20"/>
    </w:rPr>
  </w:style>
  <w:style w:type="paragraph" w:styleId="CommentSubject">
    <w:name w:val="annotation subject"/>
    <w:basedOn w:val="CommentText"/>
    <w:next w:val="CommentText"/>
    <w:link w:val="CommentSubjectChar"/>
    <w:uiPriority w:val="99"/>
    <w:semiHidden/>
    <w:unhideWhenUsed/>
    <w:rsid w:val="004D45E9"/>
    <w:rPr>
      <w:b/>
      <w:bCs/>
    </w:rPr>
  </w:style>
  <w:style w:type="character" w:customStyle="1" w:styleId="CommentSubjectChar">
    <w:name w:val="Comment Subject Char"/>
    <w:basedOn w:val="CommentTextChar"/>
    <w:link w:val="CommentSubject"/>
    <w:uiPriority w:val="99"/>
    <w:semiHidden/>
    <w:rsid w:val="004D45E9"/>
    <w:rPr>
      <w:b/>
      <w:bCs/>
      <w:sz w:val="20"/>
      <w:szCs w:val="20"/>
    </w:rPr>
  </w:style>
  <w:style w:type="paragraph" w:styleId="BalloonText">
    <w:name w:val="Balloon Text"/>
    <w:basedOn w:val="Normal"/>
    <w:link w:val="BalloonTextChar"/>
    <w:uiPriority w:val="99"/>
    <w:semiHidden/>
    <w:unhideWhenUsed/>
    <w:rsid w:val="004D45E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D45E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57.jpeg"/><Relationship Id="rId21" Type="http://schemas.openxmlformats.org/officeDocument/2006/relationships/image" Target="media/image14.jpeg"/><Relationship Id="rId42" Type="http://schemas.openxmlformats.org/officeDocument/2006/relationships/hyperlink" Target="https://www.kff.org/disparities-policy/issue-brief/changes-in-health-coverage-by-race-and-ethnicity-since-the-aca-2010-2018/" TargetMode="External"/><Relationship Id="rId47" Type="http://schemas.openxmlformats.org/officeDocument/2006/relationships/hyperlink" Target="https://www.cms.gov/Research-Statistics-Data-and-Systems/Statistics-Trends-and-Reports/Hospital-Service-Area-File" TargetMode="External"/><Relationship Id="rId63" Type="http://schemas.openxmlformats.org/officeDocument/2006/relationships/hyperlink" Target="https://www.medicare.gov/what-medicare-covers/your-medicare-coverage-choices/whats-medicare" TargetMode="External"/><Relationship Id="rId68" Type="http://schemas.openxmlformats.org/officeDocument/2006/relationships/hyperlink" Target="https://doi.org/10.14219/jada.archive.2013.0195" TargetMode="External"/><Relationship Id="rId84" Type="http://schemas.openxmlformats.org/officeDocument/2006/relationships/hyperlink" Target="https://doi.org/10.21105/joss.01686" TargetMode="External"/><Relationship Id="rId89" Type="http://schemas.openxmlformats.org/officeDocument/2006/relationships/image" Target="media/image29.png"/><Relationship Id="rId112" Type="http://schemas.openxmlformats.org/officeDocument/2006/relationships/image" Target="media/image52.jpeg"/><Relationship Id="rId16" Type="http://schemas.openxmlformats.org/officeDocument/2006/relationships/image" Target="media/image9.png"/><Relationship Id="rId107" Type="http://schemas.openxmlformats.org/officeDocument/2006/relationships/image" Target="media/image47.jpeg"/><Relationship Id="rId11" Type="http://schemas.openxmlformats.org/officeDocument/2006/relationships/image" Target="media/image4.png"/><Relationship Id="rId32" Type="http://schemas.microsoft.com/office/2016/09/relationships/commentsIds" Target="commentsIds.xml"/><Relationship Id="rId37" Type="http://schemas.openxmlformats.org/officeDocument/2006/relationships/image" Target="media/image26.png"/><Relationship Id="rId53" Type="http://schemas.openxmlformats.org/officeDocument/2006/relationships/hyperlink" Target="https://hpi.georgetown.edu/rural/" TargetMode="External"/><Relationship Id="rId58" Type="http://schemas.openxmlformats.org/officeDocument/2006/relationships/hyperlink" Target="https://doi.org/10.1111/j.1525-1497.2006.00485.x" TargetMode="External"/><Relationship Id="rId74" Type="http://schemas.openxmlformats.org/officeDocument/2006/relationships/hyperlink" Target="https://doi.org/10.5811/westjem.2012.3.6895" TargetMode="External"/><Relationship Id="rId79" Type="http://schemas.openxmlformats.org/officeDocument/2006/relationships/hyperlink" Target="https://www.census.gov/quickfacts/fact/table/US/IPE120218" TargetMode="External"/><Relationship Id="rId102"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hyperlink" Target="https://CRAN.R-project.org/package=sjPlot" TargetMode="External"/><Relationship Id="rId82" Type="http://schemas.openxmlformats.org/officeDocument/2006/relationships/hyperlink" Target="https://doi.org/10.1016/j.annemergmed.2014.06.007" TargetMode="External"/><Relationship Id="rId90" Type="http://schemas.openxmlformats.org/officeDocument/2006/relationships/image" Target="media/image30.png"/><Relationship Id="rId95" Type="http://schemas.openxmlformats.org/officeDocument/2006/relationships/image" Target="media/image35.jpe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comments" Target="comments.xml"/><Relationship Id="rId35" Type="http://schemas.openxmlformats.org/officeDocument/2006/relationships/image" Target="media/image24.png"/><Relationship Id="rId43" Type="http://schemas.openxmlformats.org/officeDocument/2006/relationships/hyperlink" Target="https://doi.org/10.1542/peds.2009-1100d" TargetMode="External"/><Relationship Id="rId48" Type="http://schemas.openxmlformats.org/officeDocument/2006/relationships/hyperlink" Target="https://data.medicare.gov/data/archives/hospital-compare" TargetMode="External"/><Relationship Id="rId56" Type="http://schemas.openxmlformats.org/officeDocument/2006/relationships/hyperlink" Target="https://doi.org/10.2105/ajph.2015.302997" TargetMode="External"/><Relationship Id="rId64" Type="http://schemas.openxmlformats.org/officeDocument/2006/relationships/hyperlink" Target="https://www.cdc.gov/nchs/data/ahcd/2018_NAMCS_Patient_Record_Sample_Card.pdf" TargetMode="External"/><Relationship Id="rId69" Type="http://schemas.openxmlformats.org/officeDocument/2006/relationships/hyperlink" Target="https://doi.org/10.1111/j.1553-2712.2009.00381.x" TargetMode="External"/><Relationship Id="rId77" Type="http://schemas.openxmlformats.org/officeDocument/2006/relationships/hyperlink" Target="https://doi.org/10.2105/ajph.93.12.2067" TargetMode="External"/><Relationship Id="rId100" Type="http://schemas.openxmlformats.org/officeDocument/2006/relationships/image" Target="media/image40.jpeg"/><Relationship Id="rId105" Type="http://schemas.openxmlformats.org/officeDocument/2006/relationships/image" Target="media/image45.jpeg"/><Relationship Id="rId113" Type="http://schemas.openxmlformats.org/officeDocument/2006/relationships/image" Target="media/image53.jpeg"/><Relationship Id="rId118" Type="http://schemas.openxmlformats.org/officeDocument/2006/relationships/image" Target="media/image58.jpeg"/><Relationship Id="rId8" Type="http://schemas.openxmlformats.org/officeDocument/2006/relationships/image" Target="media/image1.png"/><Relationship Id="rId51" Type="http://schemas.openxmlformats.org/officeDocument/2006/relationships/hyperlink" Target="https://doi.org/10.1542/peds.2010-0188" TargetMode="External"/><Relationship Id="rId72" Type="http://schemas.openxmlformats.org/officeDocument/2006/relationships/hyperlink" Target="https://doi.org/10.5694/j.1326-5377.2006.tb00204.x" TargetMode="External"/><Relationship Id="rId80" Type="http://schemas.openxmlformats.org/officeDocument/2006/relationships/hyperlink" Target="https://www.hrsa.gov/rural-health/about-us/definition/datafiles.html" TargetMode="External"/><Relationship Id="rId85" Type="http://schemas.openxmlformats.org/officeDocument/2006/relationships/hyperlink" Target="https://doi.org/10.1108/17511871011079010" TargetMode="External"/><Relationship Id="rId93" Type="http://schemas.openxmlformats.org/officeDocument/2006/relationships/image" Target="media/image33.png"/><Relationship Id="rId98" Type="http://schemas.openxmlformats.org/officeDocument/2006/relationships/image" Target="media/image38.jpeg"/><Relationship Id="rId12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microsoft.com/office/2018/08/relationships/commentsExtensible" Target="commentsExtensible.xml"/><Relationship Id="rId38" Type="http://schemas.openxmlformats.org/officeDocument/2006/relationships/image" Target="media/image27.png"/><Relationship Id="rId46" Type="http://schemas.openxmlformats.org/officeDocument/2006/relationships/hyperlink" Target="https://www.shepscenter.unc.edu/programs-projects/rural-health/data/" TargetMode="External"/><Relationship Id="rId59" Type="http://schemas.openxmlformats.org/officeDocument/2006/relationships/hyperlink" Target="https://www.kff.org/health-reform/state-indicator/state-activity-around-expanding-medicaid-under-the-affordable-care-act/" TargetMode="External"/><Relationship Id="rId67" Type="http://schemas.openxmlformats.org/officeDocument/2006/relationships/hyperlink" Target="https://CRAN.R-project.org/package=RColorBrewer" TargetMode="External"/><Relationship Id="rId103" Type="http://schemas.openxmlformats.org/officeDocument/2006/relationships/image" Target="media/image43.jpeg"/><Relationship Id="rId108" Type="http://schemas.openxmlformats.org/officeDocument/2006/relationships/image" Target="media/image48.jpeg"/><Relationship Id="rId116" Type="http://schemas.openxmlformats.org/officeDocument/2006/relationships/image" Target="media/image56.jpeg"/><Relationship Id="rId20" Type="http://schemas.openxmlformats.org/officeDocument/2006/relationships/image" Target="media/image13.jpeg"/><Relationship Id="rId41" Type="http://schemas.openxmlformats.org/officeDocument/2006/relationships/hyperlink" Target="https://CRAN.R-project.org/package=descr" TargetMode="External"/><Relationship Id="rId54" Type="http://schemas.openxmlformats.org/officeDocument/2006/relationships/hyperlink" Target="https://doi.org/10.1001/jamapediatrics.2015.1915" TargetMode="External"/><Relationship Id="rId62" Type="http://schemas.openxmlformats.org/officeDocument/2006/relationships/hyperlink" Target="https://www.medicaid.gov/medicaid/index.html" TargetMode="External"/><Relationship Id="rId70" Type="http://schemas.openxmlformats.org/officeDocument/2006/relationships/hyperlink" Target="https://doi.org/10.1097/mej.0b013e328344917e" TargetMode="External"/><Relationship Id="rId75" Type="http://schemas.openxmlformats.org/officeDocument/2006/relationships/hyperlink" Target="https://www.medicinenet.com/script/main/art.asp?articlekey=12156" TargetMode="External"/><Relationship Id="rId83" Type="http://schemas.openxmlformats.org/officeDocument/2006/relationships/hyperlink" Target="https://CRAN.R-project.org/package=readxl" TargetMode="External"/><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jpeg"/><Relationship Id="rId111"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5.png"/><Relationship Id="rId49" Type="http://schemas.openxmlformats.org/officeDocument/2006/relationships/hyperlink" Target="http://www.jstatsoft.org/v34/i02/" TargetMode="External"/><Relationship Id="rId57" Type="http://schemas.openxmlformats.org/officeDocument/2006/relationships/hyperlink" Target="https://doi.org/10.1016/j.annemergmed.2011.01.009" TargetMode="External"/><Relationship Id="rId106" Type="http://schemas.openxmlformats.org/officeDocument/2006/relationships/image" Target="media/image46.jpeg"/><Relationship Id="rId114" Type="http://schemas.openxmlformats.org/officeDocument/2006/relationships/image" Target="media/image54.jpeg"/><Relationship Id="rId119" Type="http://schemas.openxmlformats.org/officeDocument/2006/relationships/footer" Target="footer1.xml"/><Relationship Id="rId10" Type="http://schemas.openxmlformats.org/officeDocument/2006/relationships/image" Target="media/image3.png"/><Relationship Id="rId31" Type="http://schemas.microsoft.com/office/2011/relationships/commentsExtended" Target="commentsExtended.xml"/><Relationship Id="rId44" Type="http://schemas.openxmlformats.org/officeDocument/2006/relationships/hyperlink" Target="https://dictionary.cambridge.org/us/dictionary/english/inpatient" TargetMode="External"/><Relationship Id="rId52" Type="http://schemas.openxmlformats.org/officeDocument/2006/relationships/hyperlink" Target="https://www.kff.org/medicaid/issue-brief/the-coverage-gap-uninsured-poor-adults-in-states-that-do-not-expand-medicaid/" TargetMode="External"/><Relationship Id="rId60" Type="http://schemas.openxmlformats.org/officeDocument/2006/relationships/hyperlink" Target="https://doi.org/10.1177/2380084416655745" TargetMode="External"/><Relationship Id="rId65" Type="http://schemas.openxmlformats.org/officeDocument/2006/relationships/hyperlink" Target="https://www.ruralhealthweb.org/about-nrha/about-rural-health-care" TargetMode="External"/><Relationship Id="rId73" Type="http://schemas.openxmlformats.org/officeDocument/2006/relationships/hyperlink" Target="https://doi.org/10.1377/hlthaff.19.4.76" TargetMode="External"/><Relationship Id="rId78" Type="http://schemas.openxmlformats.org/officeDocument/2006/relationships/hyperlink" Target="https://data.census.gov/cedsci/table?g=0100000US.860000&amp;tid=ACSDP5Y2018.DP05" TargetMode="External"/><Relationship Id="rId81" Type="http://schemas.openxmlformats.org/officeDocument/2006/relationships/hyperlink" Target="https://reports.valuates.com/market-reports/360I-Auto-0U39/global-healthcare-analytics-market" TargetMode="External"/><Relationship Id="rId86" Type="http://schemas.openxmlformats.org/officeDocument/2006/relationships/hyperlink" Target="https://doi.org/10.5847/wjem.j.1920-8642.2016.02.005" TargetMode="External"/><Relationship Id="rId94" Type="http://schemas.openxmlformats.org/officeDocument/2006/relationships/image" Target="media/image34.jpeg"/><Relationship Id="rId99" Type="http://schemas.openxmlformats.org/officeDocument/2006/relationships/image" Target="media/image39.jpeg"/><Relationship Id="rId101" Type="http://schemas.openxmlformats.org/officeDocument/2006/relationships/image" Target="media/image41.jpe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www.acep.org/patient-care/policy-statements/definition-of-boarded-patient/" TargetMode="External"/><Relationship Id="rId109" Type="http://schemas.openxmlformats.org/officeDocument/2006/relationships/image" Target="media/image49.jpeg"/><Relationship Id="rId34" Type="http://schemas.openxmlformats.org/officeDocument/2006/relationships/image" Target="media/image23.png"/><Relationship Id="rId50" Type="http://schemas.openxmlformats.org/officeDocument/2006/relationships/hyperlink" Target="https://doi.org/10.3969/j.issn.1002-0829.2014.02.009" TargetMode="External"/><Relationship Id="rId55" Type="http://schemas.openxmlformats.org/officeDocument/2006/relationships/hyperlink" Target="https://doi.org/10.1016/j.ajem.2012.11.005" TargetMode="External"/><Relationship Id="rId76" Type="http://schemas.openxmlformats.org/officeDocument/2006/relationships/hyperlink" Target="https://doi.org/10.1016/j.amepre.2013.10.017" TargetMode="External"/><Relationship Id="rId97" Type="http://schemas.openxmlformats.org/officeDocument/2006/relationships/image" Target="media/image37.jpeg"/><Relationship Id="rId104" Type="http://schemas.openxmlformats.org/officeDocument/2006/relationships/image" Target="media/image44.jpe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R-project.or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hyperlink" Target="https://www.aamc.org/data-reports/workforce/interactive-data/figure-18-percentage-all-active-physicians-race/ethnicity-2018" TargetMode="External"/><Relationship Id="rId45" Type="http://schemas.openxmlformats.org/officeDocument/2006/relationships/hyperlink" Target="https://doi.org/10.1155/2014/690368" TargetMode="External"/><Relationship Id="rId66" Type="http://schemas.openxmlformats.org/officeDocument/2006/relationships/hyperlink" Target="https://doi.org/10.2307/2344614" TargetMode="External"/><Relationship Id="rId87" Type="http://schemas.openxmlformats.org/officeDocument/2006/relationships/hyperlink" Target="https://doi.org/10.3389/fped.2019.00525" TargetMode="External"/><Relationship Id="rId110" Type="http://schemas.openxmlformats.org/officeDocument/2006/relationships/image" Target="media/image50.jpeg"/><Relationship Id="rId115"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07BBF-AACD-40F2-8105-9163FCD1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63</Pages>
  <Words>12382</Words>
  <Characters>70582</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Wall</dc:creator>
  <cp:keywords/>
  <dc:description/>
  <cp:lastModifiedBy>Jon Wall</cp:lastModifiedBy>
  <cp:revision>8</cp:revision>
  <dcterms:created xsi:type="dcterms:W3CDTF">2020-08-29T04:42:00Z</dcterms:created>
  <dcterms:modified xsi:type="dcterms:W3CDTF">2020-08-29T22:58:00Z</dcterms:modified>
</cp:coreProperties>
</file>